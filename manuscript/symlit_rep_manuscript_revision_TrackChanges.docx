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6585" w14:textId="77777777" w:rsidR="00500EDE" w:rsidRPr="00F8447A" w:rsidRDefault="00000000">
      <w:pPr>
        <w:pStyle w:val="Titel"/>
        <w:rPr>
          <w:b/>
          <w:bCs w:val="0"/>
        </w:rPr>
      </w:pPr>
      <w:r w:rsidRPr="00F8447A">
        <w:rPr>
          <w:b/>
          <w:bCs w:val="0"/>
        </w:rPr>
        <w:t>Young Children’s Spontaneous Comprehension of Symbol-Referent Relationships in the Graphic Domain</w:t>
      </w:r>
    </w:p>
    <w:p w14:paraId="1F00999A" w14:textId="77777777" w:rsidR="00500EDE" w:rsidRPr="00F8447A" w:rsidRDefault="00000000">
      <w:pPr>
        <w:pStyle w:val="h1-pagebreak"/>
        <w:rPr>
          <w:b/>
          <w:bCs w:val="0"/>
        </w:rPr>
      </w:pPr>
      <w:r w:rsidRPr="00F8447A">
        <w:rPr>
          <w:b/>
          <w:bCs w:val="0"/>
        </w:rPr>
        <w:lastRenderedPageBreak/>
        <w:t>Abstract</w:t>
      </w:r>
    </w:p>
    <w:p w14:paraId="75116D34" w14:textId="77777777" w:rsidR="00500EDE" w:rsidRDefault="00000000" w:rsidP="00F8447A">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w:t>
      </w:r>
      <w:ins w:id="0" w:author="Revision" w:date="2026-04-21T21:49:00Z" w16du:dateUtc="2026-04-21T19:49:00Z">
        <w:r>
          <w:t xml:space="preserve"> 304</w:t>
        </w:r>
      </w:ins>
      <w:r>
        <w:t xml:space="preserve">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w:t>
      </w:r>
      <w:del w:id="1" w:author="Revision" w:date="2026-04-21T21:49:00Z" w16du:dateUtc="2026-04-21T19:49:00Z">
        <w:r w:rsidR="00A511C4">
          <w:delText>qualitative</w:delText>
        </w:r>
      </w:del>
      <w:ins w:id="2" w:author="Revision" w:date="2026-04-21T21:49:00Z" w16du:dateUtc="2026-04-21T19:49:00Z">
        <w:r>
          <w:t>major</w:t>
        </w:r>
      </w:ins>
      <w:r>
        <w:t xml:space="preserve">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38974FF0" w14:textId="77777777" w:rsidR="00500EDE" w:rsidRDefault="00000000">
      <w:pPr>
        <w:pStyle w:val="Textkrper"/>
      </w:pPr>
      <w:r>
        <w:rPr>
          <w:i/>
          <w:iCs/>
        </w:rPr>
        <w:t>Keywords:</w:t>
      </w:r>
      <w:r>
        <w:t xml:space="preserve"> Graphic Communication, Pragmatics, Symbol-Referent-Relationships, Iconicity, Representation, Analogical Reasoning</w:t>
      </w:r>
    </w:p>
    <w:p w14:paraId="1FE28155" w14:textId="12B41230" w:rsidR="00500EDE" w:rsidRDefault="00000000">
      <w:pPr>
        <w:pStyle w:val="Textkrper"/>
      </w:pPr>
      <w:r>
        <w:rPr>
          <w:i/>
          <w:iCs/>
        </w:rPr>
        <w:t>Word count:</w:t>
      </w:r>
      <w:r>
        <w:t xml:space="preserve"> </w:t>
      </w:r>
      <w:r w:rsidR="00372E9F">
        <w:t>12.636</w:t>
      </w:r>
    </w:p>
    <w:p w14:paraId="3C797D4E" w14:textId="77777777" w:rsidR="00500EDE" w:rsidRDefault="00000000">
      <w:pPr>
        <w:pStyle w:val="berschrift2"/>
        <w:rPr>
          <w:ins w:id="3" w:author="Revision" w:date="2026-04-21T21:49:00Z" w16du:dateUtc="2026-04-21T19:49:00Z"/>
        </w:rPr>
      </w:pPr>
      <w:bookmarkStart w:id="4" w:name="lay-summary-max.-120-words"/>
      <w:ins w:id="5" w:author="Revision" w:date="2026-04-21T21:49:00Z" w16du:dateUtc="2026-04-21T19:49:00Z">
        <w:r>
          <w:lastRenderedPageBreak/>
          <w:t>Lay Summary (max. 120 words)</w:t>
        </w:r>
      </w:ins>
    </w:p>
    <w:p w14:paraId="1BC90071" w14:textId="77777777" w:rsidR="00500EDE" w:rsidRDefault="00000000" w:rsidP="00F8447A">
      <w:pPr>
        <w:pStyle w:val="FirstParagraph"/>
        <w:jc w:val="both"/>
        <w:rPr>
          <w:ins w:id="6" w:author="Revision" w:date="2026-04-21T21:49:00Z" w16du:dateUtc="2026-04-21T19:49:00Z"/>
        </w:rPr>
      </w:pPr>
      <w:ins w:id="7" w:author="Revision" w:date="2026-04-21T21:49:00Z" w16du:dateUtc="2026-04-21T19:49:00Z">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representations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ins>
    </w:p>
    <w:p w14:paraId="0922A022" w14:textId="77777777" w:rsidR="00500EDE" w:rsidRDefault="00000000">
      <w:pPr>
        <w:pStyle w:val="berschrift1"/>
      </w:pPr>
      <w:bookmarkStart w:id="8" w:name="introduction"/>
      <w:bookmarkEnd w:id="4"/>
      <w:r>
        <w:t>Introduction</w:t>
      </w:r>
    </w:p>
    <w:p w14:paraId="1065EADB" w14:textId="77777777" w:rsidR="00500EDE" w:rsidRDefault="00000000" w:rsidP="00F8447A">
      <w:pPr>
        <w:pStyle w:val="FirstParagraph"/>
        <w:jc w:val="both"/>
      </w:pPr>
      <w:del w:id="9" w:author="Revision" w:date="2026-04-21T21:49:00Z" w16du:dateUtc="2026-04-21T19:49:00Z">
        <w:r>
          <w:delText xml:space="preserve">Children’s developing </w:delText>
        </w:r>
      </w:del>
      <w:ins w:id="10" w:author="Revision" w:date="2026-04-21T21:49:00Z" w16du:dateUtc="2026-04-21T19:49:00Z">
        <w:r>
          <w:t xml:space="preserve">The development of symbolic </w:t>
        </w:r>
      </w:ins>
      <w:r>
        <w:t xml:space="preserve">understanding </w:t>
      </w:r>
      <w:del w:id="11" w:author="Revision" w:date="2026-04-21T21:49:00Z" w16du:dateUtc="2026-04-21T19:49:00Z">
        <w:r>
          <w:delText>of symbols in</w:delText>
        </w:r>
      </w:del>
      <w:ins w:id="12" w:author="Revision" w:date="2026-04-21T21:49:00Z" w16du:dateUtc="2026-04-21T19:49:00Z">
        <w:r>
          <w:t>- encompassing</w:t>
        </w:r>
      </w:ins>
      <w:r>
        <w:t xml:space="preserve"> language, gesture</w:t>
      </w:r>
      <w:del w:id="13" w:author="Revision" w:date="2026-04-21T21:49:00Z" w16du:dateUtc="2026-04-21T19:49:00Z">
        <w:r>
          <w:delText xml:space="preserve"> or</w:delText>
        </w:r>
      </w:del>
      <w:ins w:id="14" w:author="Revision" w:date="2026-04-21T21:49:00Z" w16du:dateUtc="2026-04-21T19:49:00Z">
        <w:r>
          <w:t>, and</w:t>
        </w:r>
      </w:ins>
      <w:r>
        <w:t xml:space="preserve"> symbolic </w:t>
      </w:r>
      <w:del w:id="15" w:author="Revision" w:date="2026-04-21T21:49:00Z" w16du:dateUtc="2026-04-21T19:49:00Z">
        <w:r>
          <w:delText>artefacts</w:delText>
        </w:r>
      </w:del>
      <w:ins w:id="16" w:author="Revision" w:date="2026-04-21T21:49:00Z" w16du:dateUtc="2026-04-21T19:49:00Z">
        <w:r>
          <w:t>artifacts -</w:t>
        </w:r>
      </w:ins>
      <w:r>
        <w:t xml:space="preserve"> is </w:t>
      </w:r>
      <w:del w:id="17" w:author="Revision" w:date="2026-04-21T21:49:00Z" w16du:dateUtc="2026-04-21T19:49:00Z">
        <w:r>
          <w:delText xml:space="preserve">central to their </w:delText>
        </w:r>
      </w:del>
      <w:ins w:id="18" w:author="Revision" w:date="2026-04-21T21:49:00Z" w16du:dateUtc="2026-04-21T19:49:00Z">
        <w:r>
          <w:t xml:space="preserve">a cornerstone of human </w:t>
        </w:r>
      </w:ins>
      <w:r>
        <w:t xml:space="preserve">enculturation and </w:t>
      </w:r>
      <w:del w:id="19" w:author="Revision" w:date="2026-04-21T21:49:00Z" w16du:dateUtc="2026-04-21T19:49:00Z">
        <w:r>
          <w:delText xml:space="preserve">demonstrates </w:delText>
        </w:r>
      </w:del>
      <w:ins w:id="20" w:author="Revision" w:date="2026-04-21T21:49:00Z" w16du:dateUtc="2026-04-21T19:49:00Z">
        <w:r>
          <w:t xml:space="preserve">a hallmark of the </w:t>
        </w:r>
      </w:ins>
      <w:r>
        <w:t xml:space="preserve">cognitive capacities </w:t>
      </w:r>
      <w:del w:id="21" w:author="Revision" w:date="2026-04-21T21:49:00Z" w16du:dateUtc="2026-04-21T19:49:00Z">
        <w:r>
          <w:delText>that define</w:delText>
        </w:r>
      </w:del>
      <w:ins w:id="22" w:author="Revision" w:date="2026-04-21T21:49:00Z" w16du:dateUtc="2026-04-21T19:49:00Z">
        <w:r>
          <w:t>defining</w:t>
        </w:r>
      </w:ins>
      <w:r>
        <w:t xml:space="preserve"> the human mind (Tomasello, 2014; Vygotsky, 1980). </w:t>
      </w:r>
      <w:ins w:id="23" w:author="Revision" w:date="2026-04-21T21:49:00Z" w16du:dateUtc="2026-04-21T19:49:00Z">
        <w:r>
          <w:t xml:space="preserve">Within this developmental trajectory, </w:t>
        </w:r>
      </w:ins>
      <w:r>
        <w:t xml:space="preserve">the acquisition of </w:t>
      </w:r>
      <w:ins w:id="24" w:author="Revision" w:date="2026-04-21T21:49:00Z" w16du:dateUtc="2026-04-21T19:49:00Z">
        <w:r>
          <w:t xml:space="preserve">oral </w:t>
        </w:r>
      </w:ins>
      <w:r>
        <w:t xml:space="preserve">language and </w:t>
      </w:r>
      <w:del w:id="25" w:author="Revision" w:date="2026-04-21T21:49:00Z" w16du:dateUtc="2026-04-21T19:49:00Z">
        <w:r>
          <w:delText xml:space="preserve">– much later – </w:delText>
        </w:r>
      </w:del>
      <w:ins w:id="26" w:author="Revision" w:date="2026-04-21T21:49:00Z" w16du:dateUtc="2026-04-21T19:49:00Z">
        <w:r>
          <w:t xml:space="preserve">the subsequent mastery of </w:t>
        </w:r>
      </w:ins>
      <w:r>
        <w:t>literacy (Bruner, 1996; Dehaene, 2009</w:t>
      </w:r>
      <w:del w:id="27" w:author="Revision" w:date="2026-04-21T21:49:00Z" w16du:dateUtc="2026-04-21T19:49:00Z">
        <w:r>
          <w:delText>) are arguably</w:delText>
        </w:r>
      </w:del>
      <w:ins w:id="28" w:author="Revision" w:date="2026-04-21T21:49:00Z" w16du:dateUtc="2026-04-21T19:49:00Z">
        <w:r>
          <w:t>; Olson, 1994) represent</w:t>
        </w:r>
      </w:ins>
      <w:r>
        <w:t xml:space="preserve"> two of the most </w:t>
      </w:r>
      <w:del w:id="29" w:author="Revision" w:date="2026-04-21T21:49:00Z" w16du:dateUtc="2026-04-21T19:49:00Z">
        <w:r>
          <w:delText>significant achievements</w:delText>
        </w:r>
      </w:del>
      <w:ins w:id="30" w:author="Revision" w:date="2026-04-21T21:49:00Z" w16du:dateUtc="2026-04-21T19:49:00Z">
        <w:r>
          <w:t>transformative milestones</w:t>
        </w:r>
      </w:ins>
      <w:r>
        <w:t xml:space="preserve"> in cultural learning</w:t>
      </w:r>
      <w:del w:id="31" w:author="Revision" w:date="2026-04-21T21:49:00Z" w16du:dateUtc="2026-04-21T19:49:00Z">
        <w:r>
          <w:delText xml:space="preserve"> that individuals undergo with dramatic</w:delText>
        </w:r>
      </w:del>
      <w:ins w:id="32" w:author="Revision" w:date="2026-04-21T21:49:00Z" w16du:dateUtc="2026-04-21T19:49:00Z">
        <w:r>
          <w:t>, each yielding profound</w:t>
        </w:r>
      </w:ins>
      <w:r>
        <w:t xml:space="preserve"> consequences for </w:t>
      </w:r>
      <w:del w:id="33" w:author="Revision" w:date="2026-04-21T21:49:00Z" w16du:dateUtc="2026-04-21T19:49:00Z">
        <w:r>
          <w:delText>their</w:delText>
        </w:r>
      </w:del>
      <w:ins w:id="34" w:author="Revision" w:date="2026-04-21T21:49:00Z" w16du:dateUtc="2026-04-21T19:49:00Z">
        <w:r>
          <w:t>children’s</w:t>
        </w:r>
      </w:ins>
      <w:r>
        <w:t xml:space="preserve"> cognitive </w:t>
      </w:r>
      <w:del w:id="35" w:author="Revision" w:date="2026-04-21T21:49:00Z" w16du:dateUtc="2026-04-21T19:49:00Z">
        <w:r>
          <w:delText>abilities</w:delText>
        </w:r>
      </w:del>
      <w:ins w:id="36" w:author="Revision" w:date="2026-04-21T21:49:00Z" w16du:dateUtc="2026-04-21T19:49:00Z">
        <w:r>
          <w:t>architecture</w:t>
        </w:r>
      </w:ins>
      <w:r>
        <w:t xml:space="preserve"> (Karmiloff-Smith, 1994). </w:t>
      </w:r>
      <w:del w:id="37" w:author="Revision" w:date="2026-04-21T21:49:00Z" w16du:dateUtc="2026-04-21T19:49:00Z">
        <w:r>
          <w:delText>In order to better understand</w:delText>
        </w:r>
      </w:del>
      <w:ins w:id="38" w:author="Revision" w:date="2026-04-21T21:49:00Z" w16du:dateUtc="2026-04-21T19:49:00Z">
        <w:r>
          <w:t>To elucidate</w:t>
        </w:r>
      </w:ins>
      <w:r>
        <w:t xml:space="preserve"> the</w:t>
      </w:r>
      <w:ins w:id="39" w:author="Revision" w:date="2026-04-21T21:49:00Z" w16du:dateUtc="2026-04-21T19:49:00Z">
        <w:r>
          <w:t xml:space="preserve"> mechanisms</w:t>
        </w:r>
      </w:ins>
      <w:r>
        <w:t xml:space="preserve"> underlying </w:t>
      </w:r>
      <w:del w:id="40" w:author="Revision" w:date="2026-04-21T21:49:00Z" w16du:dateUtc="2026-04-21T19:49:00Z">
        <w:r>
          <w:delText>processes</w:delText>
        </w:r>
      </w:del>
      <w:ins w:id="41" w:author="Revision" w:date="2026-04-21T21:49:00Z" w16du:dateUtc="2026-04-21T19:49:00Z">
        <w:r>
          <w:t>these shifts</w:t>
        </w:r>
      </w:ins>
      <w:r>
        <w:t xml:space="preserve">, researchers have </w:t>
      </w:r>
      <w:del w:id="42" w:author="Revision" w:date="2026-04-21T21:49:00Z" w16du:dateUtc="2026-04-21T19:49:00Z">
        <w:r>
          <w:delText>worked on gesture</w:delText>
        </w:r>
      </w:del>
      <w:ins w:id="43" w:author="Revision" w:date="2026-04-21T21:49:00Z" w16du:dateUtc="2026-04-21T19:49:00Z">
        <w:r>
          <w:t>examined how children from infancy through the preschool years negotiate various symbolic media, including gestures</w:t>
        </w:r>
      </w:ins>
      <w:r>
        <w:t xml:space="preserve">, words, </w:t>
      </w:r>
      <w:r>
        <w:lastRenderedPageBreak/>
        <w:t xml:space="preserve">photographs, representative drawings, maps, models, </w:t>
      </w:r>
      <w:del w:id="44" w:author="Revision" w:date="2026-04-21T21:49:00Z" w16du:dateUtc="2026-04-21T19:49:00Z">
        <w:r>
          <w:delText xml:space="preserve">simulacra, figurines </w:delText>
        </w:r>
      </w:del>
      <w:r>
        <w:t>and sound symbolism (</w:t>
      </w:r>
      <w:ins w:id="45" w:author="Revision" w:date="2026-04-21T21:49:00Z" w16du:dateUtc="2026-04-21T19:49:00Z">
        <w:r>
          <w:t xml:space="preserve">T. </w:t>
        </w:r>
      </w:ins>
      <w:r>
        <w:t>Callaghan &amp; Corbit, 2015).</w:t>
      </w:r>
    </w:p>
    <w:p w14:paraId="1033665D" w14:textId="77777777" w:rsidR="00AE3AC5" w:rsidRDefault="00000000" w:rsidP="00FD67B5">
      <w:pPr>
        <w:pStyle w:val="Textkrper"/>
        <w:jc w:val="both"/>
        <w:rPr>
          <w:del w:id="46" w:author="Revision" w:date="2026-04-21T21:49:00Z" w16du:dateUtc="2026-04-21T19:49:00Z"/>
        </w:rPr>
      </w:pPr>
      <w:del w:id="47" w:author="Revision" w:date="2026-04-21T21:49:00Z" w16du:dateUtc="2026-04-21T19:49:00Z">
        <w:r>
          <w:delText>The work of Judy DeLoache and colleagues has been of seminal importance in sketching children’s ability to exploit the informative value of symbolic artefacts. In various studies, they have prompted children to find the location of a hidden toy by providing them with cues in the form of scale models, pictures, videos and maps representing a search space (DeLoache, 2004). Whereas even 30-month-old children fail to retrieve hidden items by using instructions based on replicas like a model-room, 36-month-olds excel. This pattern of results in symbolic object-choice-tasks has been replicated many times by her group and other labs (DeLoache, 2011) and demonstrates that children’s symbolic understanding undergoes a rapid development in the third year of life (Callaghan &amp; Corbit, 2015; DeLoache, 2004).</w:delText>
        </w:r>
      </w:del>
    </w:p>
    <w:p w14:paraId="30EF975F" w14:textId="77777777" w:rsidR="00500EDE" w:rsidRDefault="00000000" w:rsidP="00F8447A">
      <w:pPr>
        <w:pStyle w:val="Textkrper"/>
        <w:jc w:val="both"/>
        <w:rPr>
          <w:ins w:id="48" w:author="Revision" w:date="2026-04-21T21:49:00Z" w16du:dateUtc="2026-04-21T19:49:00Z"/>
        </w:rPr>
      </w:pPr>
      <w:del w:id="49" w:author="Revision" w:date="2026-04-21T21:49:00Z" w16du:dateUtc="2026-04-21T19:49:00Z">
        <w:r>
          <w:delText xml:space="preserve">A similar developmental trajectory has been observed in the understanding of graphic representations. </w:delText>
        </w:r>
      </w:del>
      <w:ins w:id="50" w:author="Revision" w:date="2026-04-21T21:49:00Z" w16du:dateUtc="2026-04-21T19:49:00Z">
        <w:r>
          <w:t xml:space="preserve">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Liszkowski, Carpenter, &amp; Tomasello, 2012; Bohn, Call, &amp; Tomasello, 2019; Sodian &amp; Thoermer, 2004; Tomasello, Carpenter, &amp; Liszkowski, 2007; Tomasello, Striano, &amp; Rochat, 1999), to more abstract or iconic referents such as arrows, markers, replicas (T. Callaghan, 2000; Leekam, Solomon, &amp; Teoh, 2010; Tomasello, Call, &amp; Gluckman, 1997), graphic symbols such as drawings or photographs (T. Callaghan, 2000; DeLoache, 1991), and even arbitrary signals like </w:t>
        </w:r>
        <w:r>
          <w:lastRenderedPageBreak/>
          <w:t>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mapping the symbol-referent relationship - whether via deixis, iconicity, or spatio-temporal contiguity - while simultaneously recognizing the cue’s pragmatic relevance to the immediate goal. Ultimately, the task demands both a structural match between cue and target, and a pragmatic inference regarding the cue’s symbolic intent.</w:t>
        </w:r>
      </w:ins>
    </w:p>
    <w:p w14:paraId="728ED9BF" w14:textId="77777777" w:rsidR="00500EDE" w:rsidRDefault="00000000" w:rsidP="00F8447A">
      <w:pPr>
        <w:pStyle w:val="Textkrper"/>
        <w:jc w:val="both"/>
        <w:rPr>
          <w:ins w:id="51" w:author="Revision" w:date="2026-04-21T21:49:00Z" w16du:dateUtc="2026-04-21T19:49:00Z"/>
        </w:rPr>
      </w:pPr>
      <w:ins w:id="52" w:author="Revision" w:date="2026-04-21T21:49:00Z" w16du:dateUtc="2026-04-21T19:49:00Z">
        <w:r>
          <w:t xml:space="preserve">Although infants grasp naturally meaningful behaviors like pointing and gaze by the end of their first year, their ability to exploit less transparent symbolic artifacts emerges significantly later. The seminal work of DeLoache and colleagues has been instrumental in charting this progression,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(T.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w:t>
        </w:r>
        <w:r>
          <w:lastRenderedPageBreak/>
          <w:t>either drawings or replica objects, whereas 36-month-olds reliably succeed in object-choice-tasks across varying levels of stylization (T. Callaghan, 2000; DeLoache, 1995).</w:t>
        </w:r>
      </w:ins>
    </w:p>
    <w:p w14:paraId="1EEABF80" w14:textId="77777777" w:rsidR="00AE3AC5" w:rsidRDefault="00000000" w:rsidP="00FD67B5">
      <w:pPr>
        <w:pStyle w:val="Textkrper"/>
        <w:jc w:val="both"/>
        <w:rPr>
          <w:del w:id="53" w:author="Revision" w:date="2026-04-21T21:49:00Z" w16du:dateUtc="2026-04-21T19:49:00Z"/>
        </w:rPr>
      </w:pPr>
      <w:ins w:id="54" w:author="Revision" w:date="2026-04-21T21:49:00Z" w16du:dateUtc="2026-04-21T19:49:00Z">
        <w:r>
          <w:t xml:space="preserve">Hence, from 36 months onward, it may be productive to investigate whether children can comprehend symbol-referent-relationships that are less dependent on iconicity. Any symbol-referent-relationship that children can spontaneously use early may be of particular relevance for our understanding of emerging and graphical literacy and the development of graphic systems of communication. While </w:t>
        </w:r>
      </w:ins>
      <w:r>
        <w:t xml:space="preserve">iconicity provides an entry point </w:t>
      </w:r>
      <w:del w:id="55" w:author="Revision" w:date="2026-04-21T21:49:00Z" w16du:dateUtc="2026-04-21T19:49:00Z">
        <w:r>
          <w:delText>in this domain and even</w:delText>
        </w:r>
      </w:del>
      <w:ins w:id="56" w:author="Revision" w:date="2026-04-21T21:49:00Z" w16du:dateUtc="2026-04-21T19:49:00Z">
        <w:r>
          <w:t>for symbol-grounding in graphic communication (T. Callaghan, 2000) much like</w:t>
        </w:r>
      </w:ins>
      <w:r>
        <w:t xml:space="preserve"> in the </w:t>
      </w:r>
      <w:del w:id="57" w:author="Revision" w:date="2026-04-21T21:49:00Z" w16du:dateUtc="2026-04-21T19:49:00Z">
        <w:r>
          <w:delText>first year, infants are sensitive to the similarity between a picture and its 3D referent (DeLoache, Pierroutsakos, Uttal, Rosengren, &amp; Gottlieb, 1998). While pictures can incite manual exploration before the first birthday (Pierroutsakos &amp; DeLoache, 2003) this is replaced with pointing to the depiction in the second year (DeLoache</w:delText>
        </w:r>
      </w:del>
      <w:ins w:id="58" w:author="Revision" w:date="2026-04-21T21:49:00Z" w16du:dateUtc="2026-04-21T19:49:00Z">
        <w:r>
          <w:t>gestural domain (Bohn, Call,</w:t>
        </w:r>
      </w:ins>
      <w:r>
        <w:t xml:space="preserve"> et al., </w:t>
      </w:r>
      <w:del w:id="59" w:author="Revision" w:date="2026-04-21T21:49:00Z" w16du:dateUtc="2026-04-21T19:49:00Z">
        <w:r>
          <w:delText xml:space="preserve">1998). Around the same age, toddlers understand that pictures refer to concepts (Allen Preissler &amp; Carey, 2004) in learning words: 15- and 18-month-olds can extend newly learned labels both from pictures to objects and from objects to pictures (Ganea, Pickard, &amp; DeLoache, 2008). From 2,5 to 4, children use the shape of drawings to interpret them as long as the drawings are presented to them as having been produced intentionally (Gelman &amp; Ebeling, 1998). Yet, Callaghan (1999) found that two-year-olds were still at chance selecting an item depicted in representative drawings whereas three- and four-year-olds succeeded. Children’s comprehension of graphic depictions remains fragile until the end of the third year. Callaghan (2000) presented children either with a realistic pencil drawing, a stylized drawing or a model replica and then prompted children to choose what was depicted from a set of two realistic presentations. 30-months-olds did not benefit from iconicity and failed to use pictures and replicas as symbols. 36-month-olds succeeded in all conditions and benefitted from iconicity and the availability of verbal labels during the task (Callaghan, 2000; DeLoache, </w:delText>
        </w:r>
        <w:r>
          <w:lastRenderedPageBreak/>
          <w:delText xml:space="preserve">1995). Matching graphic representations with each other is much less demanding or even so trivial that it is rarely employed in experimental contexts. Finding a graphical item in a drawn scene as is often done in picture-book reading routines or visual search paradigms and is </w:delText>
        </w:r>
      </w:del>
      <w:ins w:id="60" w:author="Revision" w:date="2026-04-21T21:49:00Z" w16du:dateUtc="2026-04-21T19:49:00Z">
        <w:r>
          <w:t xml:space="preserve">2019; T. Callaghan &amp; Corbit, 2015; Fay, Ellison, &amp; Garrod, 2014), it is </w:t>
        </w:r>
      </w:ins>
      <w:r>
        <w:t xml:space="preserve">generally </w:t>
      </w:r>
      <w:del w:id="61" w:author="Revision" w:date="2026-04-21T21:49:00Z" w16du:dateUtc="2026-04-21T19:49:00Z">
        <w:r>
          <w:delText>accessible for children at the end of the third year (Gerhardstein &amp; Rovee-Collier, 2002). Matching identical items in match-</w:delText>
        </w:r>
      </w:del>
      <w:ins w:id="62" w:author="Revision" w:date="2026-04-21T21:49:00Z" w16du:dateUtc="2026-04-21T19:49:00Z">
        <w:r>
          <w:t xml:space="preserve">also possible </w:t>
        </w:r>
      </w:ins>
      <w:r>
        <w:t>to</w:t>
      </w:r>
      <w:del w:id="63" w:author="Revision" w:date="2026-04-21T21:49:00Z" w16du:dateUtc="2026-04-21T19:49:00Z">
        <w:r>
          <w:delText>-sample tasks is occasionally used as a training in research on analogical reasoning and generally provides no challenge for children older than three (Kroupin &amp; Carey, 2022b).</w:delText>
        </w:r>
      </w:del>
    </w:p>
    <w:p w14:paraId="6D44641A" w14:textId="77777777" w:rsidR="00500EDE" w:rsidRDefault="00000000" w:rsidP="00F8447A">
      <w:pPr>
        <w:pStyle w:val="Textkrper"/>
        <w:jc w:val="both"/>
      </w:pPr>
      <w:del w:id="64" w:author="Revision" w:date="2026-04-21T21:49:00Z" w16du:dateUtc="2026-04-21T19:49:00Z">
        <w:r>
          <w:delText xml:space="preserve">Direct investigations into children’s ability to use </w:delText>
        </w:r>
      </w:del>
      <w:ins w:id="65" w:author="Revision" w:date="2026-04-21T21:49:00Z" w16du:dateUtc="2026-04-21T19:49:00Z">
        <w:r>
          <w:t xml:space="preserve"> establish reference via more abstract or </w:t>
        </w:r>
      </w:ins>
      <w:r>
        <w:t xml:space="preserve">conceptual </w:t>
      </w:r>
      <w:del w:id="66" w:author="Revision" w:date="2026-04-21T21:49:00Z" w16du:dateUtc="2026-04-21T19:49:00Z">
        <w:r>
          <w:delText>dimensions other than similarity or iconicity in the graphic domain are rare. Given that graphical representations are static in time and limited to 2D-space, the conceptual dimensions along which information can be encoded is finite. Apart from representations capturing the actual shape of what they are depicting, discussions of graphic communication generally identify primitives or “visual variables”</w:delText>
        </w:r>
      </w:del>
      <w:ins w:id="67" w:author="Revision" w:date="2026-04-21T21:49:00Z" w16du:dateUtc="2026-04-21T19:49:00Z">
        <w:r>
          <w:t>symbol-referent relationships such as size, number, orientation, position or gestalt principles serving</w:t>
        </w:r>
      </w:ins>
      <w:r>
        <w:t xml:space="preserve"> as fundamental </w:t>
      </w:r>
      <w:del w:id="68" w:author="Revision" w:date="2026-04-21T21:49:00Z" w16du:dateUtc="2026-04-21T19:49:00Z">
        <w:r>
          <w:delText>elements</w:delText>
        </w:r>
      </w:del>
      <w:ins w:id="69" w:author="Revision" w:date="2026-04-21T21:49:00Z" w16du:dateUtc="2026-04-21T19:49:00Z">
        <w:r>
          <w:t>avenues</w:t>
        </w:r>
      </w:ins>
      <w:r>
        <w:t xml:space="preserve"> for encoding information</w:t>
      </w:r>
      <w:del w:id="70" w:author="Revision" w:date="2026-04-21T21:49:00Z" w16du:dateUtc="2026-04-21T19:49:00Z">
        <w:r>
          <w:delText>. These variables are position, size, number, orientation, relational and gestalt-principles, as well as continuous visual properties such as brightness, color (hue) or texture</w:delText>
        </w:r>
      </w:del>
      <w:ins w:id="71" w:author="Revision" w:date="2026-04-21T21:49:00Z" w16du:dateUtc="2026-04-21T19:49:00Z">
        <w:r>
          <w:t xml:space="preserve"> in the graphic domain</w:t>
        </w:r>
      </w:ins>
      <w:r>
        <w:t xml:space="preserve"> (Cleveland &amp; McGill, 1984; </w:t>
      </w:r>
      <w:ins w:id="72" w:author="Revision" w:date="2026-04-21T21:49:00Z" w16du:dateUtc="2026-04-21T19:49:00Z">
        <w:r>
          <w:t xml:space="preserve">Donnelly et al., 2007; </w:t>
        </w:r>
      </w:ins>
      <w:r>
        <w:t xml:space="preserve">Stevenson, Alberto, Boom, &amp; Boeck, 2014). </w:t>
      </w:r>
      <w:del w:id="73" w:author="Revision" w:date="2026-04-21T21:49:00Z" w16du:dateUtc="2026-04-21T19:49:00Z">
        <w:r>
          <w:delText xml:space="preserve">The former group takes precedence in conceptual implementation due to their discreteness. After all, a conventional sign or representative drawing can evoke the same concept regardless of the color or brightness it is implemented with. On the perceptual level, object, color, quantity, size are easier to process than relational properties or figural analogies such as orientation and position (Donnelly et al., 2007; Stevenson et al., 2014). Similar successions have been documented throughout the preschool years. Children are first able </w:delText>
        </w:r>
        <w:r>
          <w:lastRenderedPageBreak/>
          <w:delText xml:space="preserve">to understand iconic signs or depictions around the third birthday, whereas more conceptual or analogical dimensions are appreciated only at four to five years of age (Callaghan, 2000). </w:delText>
        </w:r>
      </w:del>
      <w:r>
        <w:t xml:space="preserve">Defining the precise ages and relative developmental trajectories for children’s sensitivity to using these graphic primitives as conveying meaning and </w:t>
      </w:r>
      <w:ins w:id="74" w:author="Revision" w:date="2026-04-21T21:49:00Z" w16du:dateUtc="2026-04-21T19:49:00Z">
        <w:r>
          <w:t xml:space="preserve">for </w:t>
        </w:r>
      </w:ins>
      <w:r>
        <w:t xml:space="preserve">disambiguating reference </w:t>
      </w:r>
      <w:del w:id="75" w:author="Revision" w:date="2026-04-21T21:49:00Z" w16du:dateUtc="2026-04-21T19:49:00Z">
        <w:r>
          <w:delText>provides</w:delText>
        </w:r>
      </w:del>
      <w:ins w:id="76" w:author="Revision" w:date="2026-04-21T21:49:00Z" w16du:dateUtc="2026-04-21T19:49:00Z">
        <w:r>
          <w:t>in object-choice-tasks will provide</w:t>
        </w:r>
      </w:ins>
      <w:r>
        <w:t xml:space="preserve"> crucial insights into children’s developing symbolic competence</w:t>
      </w:r>
      <w:ins w:id="77" w:author="Revision" w:date="2026-04-21T21:49:00Z" w16du:dateUtc="2026-04-21T19:49:00Z">
        <w:r>
          <w:t xml:space="preserve"> and the interplay of communicative and analogical capacities</w:t>
        </w:r>
      </w:ins>
      <w:r>
        <w:t>.</w:t>
      </w:r>
    </w:p>
    <w:p w14:paraId="73C1330D" w14:textId="77777777" w:rsidR="00500EDE" w:rsidRDefault="00000000" w:rsidP="00F8447A">
      <w:pPr>
        <w:pStyle w:val="Textkrper"/>
        <w:jc w:val="both"/>
      </w:pPr>
      <w:del w:id="78" w:author="Revision" w:date="2026-04-21T21:49:00Z" w16du:dateUtc="2026-04-21T19:49:00Z">
        <w:r>
          <w:delText>Omissions in depiction are an important aspect of developing conventions and streamlining communication (Goldin-Meadow &amp; Feldman, 1977) as well as they are an interesting minimal step towards abstraction as they are still basically iconic, yet only showing a part or aspect of the referent. At least for basic geometrical shapes, we know that while the production and completion of shapes in drawing (Cox, 2005; Dağlı &amp; Halat, 2016) develops throughout the preschool years,</w:delText>
        </w:r>
      </w:del>
      <w:ins w:id="79" w:author="Revision" w:date="2026-04-21T21:49:00Z" w16du:dateUtc="2026-04-21T19:49:00Z">
        <w:r>
          <w:t>To explore the continuum from iconic or representational to more conceptual and abstract symbol-referent relationships, it will be helpful to gradually reduce resemblance between cue and target. As an alternative to using varying levels of realism in designing communicative cues (T. Callaghan, 2000), it is also possible to reduce cues such that they only present part of their respective target as often occurs naturally when streamlining communication and developing conventions (Goldin-Meadow &amp; Feldman, 1977). Part-whole relationships on the level of geometric figures could be an ideal target for an investigation into slightly abstract symbol-reference relationships as</w:t>
        </w:r>
      </w:ins>
      <w:r>
        <w:t xml:space="preserve">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w:t>
      </w:r>
      <w:del w:id="80" w:author="Revision" w:date="2026-04-21T21:49:00Z" w16du:dateUtc="2026-04-21T19:49:00Z">
        <w:r>
          <w:delText xml:space="preserve">making part-whole relationships on the level of geometric figures an ideal target for an </w:delText>
        </w:r>
        <w:r>
          <w:lastRenderedPageBreak/>
          <w:delText>investigation into slightly abstract symbol-reference relationships that young children may be able to read at the beginning of the preschool years</w:delText>
        </w:r>
      </w:del>
      <w:ins w:id="81" w:author="Revision" w:date="2026-04-21T21:49:00Z" w16du:dateUtc="2026-04-21T19:49:00Z">
        <w:r>
          <w:t>yet there is currently no data on when children may be able to use pars pro toto cues in an object-choice context</w:t>
        </w:r>
      </w:ins>
      <w:r>
        <w:t>.</w:t>
      </w:r>
    </w:p>
    <w:p w14:paraId="7C1B906E" w14:textId="77777777" w:rsidR="00AE3AC5" w:rsidRDefault="00000000" w:rsidP="00FD67B5">
      <w:pPr>
        <w:pStyle w:val="Textkrper"/>
        <w:jc w:val="both"/>
        <w:rPr>
          <w:del w:id="82" w:author="Revision" w:date="2026-04-21T21:49:00Z" w16du:dateUtc="2026-04-21T19:49:00Z"/>
        </w:rPr>
      </w:pPr>
      <w:del w:id="83" w:author="Revision" w:date="2026-04-21T21:49:00Z" w16du:dateUtc="2026-04-21T19:49:00Z">
        <w:r>
          <w:delText>A highly abstract means</w:delText>
        </w:r>
      </w:del>
      <w:ins w:id="84" w:author="Revision" w:date="2026-04-21T21:49:00Z" w16du:dateUtc="2026-04-21T19:49:00Z">
        <w:r>
          <w:t>Another way</w:t>
        </w:r>
      </w:ins>
      <w:r>
        <w:t xml:space="preserve"> of </w:t>
      </w:r>
      <w:del w:id="85" w:author="Revision" w:date="2026-04-21T21:49:00Z" w16du:dateUtc="2026-04-21T19:49:00Z">
        <w:r>
          <w:delText>reference that is still rooted in</w:delText>
        </w:r>
      </w:del>
      <w:ins w:id="86" w:author="Revision" w:date="2026-04-21T21:49:00Z" w16du:dateUtc="2026-04-21T19:49:00Z">
        <w:r>
          <w:t>reducing</w:t>
        </w:r>
      </w:ins>
      <w:r>
        <w:t xml:space="preserve"> iconicity may be the metaphorical use of form</w:t>
      </w:r>
      <w:del w:id="87" w:author="Revision" w:date="2026-04-21T21:49:00Z" w16du:dateUtc="2026-04-21T19:49:00Z">
        <w:r>
          <w:delText xml:space="preserve"> or shape, for example, by referring to something pointy,</w:delText>
        </w:r>
      </w:del>
      <w:ins w:id="88" w:author="Revision" w:date="2026-04-21T21:49:00Z" w16du:dateUtc="2026-04-21T19:49:00Z">
        <w:r>
          <w:t>, such as using</w:t>
        </w:r>
      </w:ins>
      <w:r>
        <w:t xml:space="preserve"> sharp or spiky </w:t>
      </w:r>
      <w:del w:id="89" w:author="Revision" w:date="2026-04-21T21:49:00Z" w16du:dateUtc="2026-04-21T19:49:00Z">
        <w:r>
          <w:delText xml:space="preserve">with an edgy or more clear cut rectangular drawing </w:delText>
        </w:r>
      </w:del>
      <w:ins w:id="90" w:author="Revision" w:date="2026-04-21T21:49:00Z" w16du:dateUtc="2026-04-21T19:49:00Z">
        <w:r>
          <w:t xml:space="preserve">drawings to refer to more square or round shapes </w:t>
        </w:r>
      </w:ins>
      <w:r>
        <w:t xml:space="preserve">(Knoeferle, Li, Maggioni, &amp; Spence, 2017). </w:t>
      </w:r>
      <w:del w:id="91" w:author="Revision" w:date="2026-04-21T21:49:00Z" w16du:dateUtc="2026-04-21T19:49:00Z">
        <w:r>
          <w:delText>Again, this</w:delText>
        </w:r>
      </w:del>
      <w:ins w:id="92" w:author="Revision" w:date="2026-04-21T21:49:00Z" w16du:dateUtc="2026-04-21T19:49:00Z">
        <w:r>
          <w:t>This phenomenon</w:t>
        </w:r>
      </w:ins>
      <w:r>
        <w:t xml:space="preserve"> is </w:t>
      </w:r>
      <w:del w:id="93" w:author="Revision" w:date="2026-04-21T21:49:00Z" w16du:dateUtc="2026-04-21T19:49:00Z">
        <w:r>
          <w:delText>common in language and became a focus of</w:delText>
        </w:r>
      </w:del>
      <w:ins w:id="94" w:author="Revision" w:date="2026-04-21T21:49:00Z" w16du:dateUtc="2026-04-21T19:49:00Z">
        <w:r>
          <w:t>central to</w:t>
        </w:r>
      </w:ins>
      <w:r>
        <w:t xml:space="preserve"> research </w:t>
      </w:r>
      <w:del w:id="95" w:author="Revision" w:date="2026-04-21T21:49:00Z" w16du:dateUtc="2026-04-21T19:49:00Z">
        <w:r>
          <w:delText>studying</w:delText>
        </w:r>
      </w:del>
      <w:ins w:id="96" w:author="Revision" w:date="2026-04-21T21:49:00Z" w16du:dateUtc="2026-04-21T19:49:00Z">
        <w:r>
          <w:t>on</w:t>
        </w:r>
      </w:ins>
      <w:r>
        <w:t xml:space="preserve"> sound symbolism </w:t>
      </w:r>
      <w:del w:id="97" w:author="Revision" w:date="2026-04-21T21:49:00Z" w16du:dateUtc="2026-04-21T19:49:00Z">
        <w:r>
          <w:delText>in</w:delText>
        </w:r>
      </w:del>
      <w:ins w:id="98" w:author="Revision" w:date="2026-04-21T21:49:00Z" w16du:dateUtc="2026-04-21T19:49:00Z">
        <w:r>
          <w:t>within</w:t>
        </w:r>
      </w:ins>
      <w:r>
        <w:t xml:space="preserve"> the lexicon (Bermúdez, 2020; Sidhu, 2025), as well as </w:t>
      </w:r>
      <w:del w:id="99" w:author="Revision" w:date="2026-04-21T21:49:00Z" w16du:dateUtc="2026-04-21T19:49:00Z">
        <w:r>
          <w:delText>actions</w:delText>
        </w:r>
      </w:del>
      <w:ins w:id="100" w:author="Revision" w:date="2026-04-21T21:49:00Z" w16du:dateUtc="2026-04-21T19:49:00Z">
        <w:r>
          <w:t>in studies of action</w:t>
        </w:r>
      </w:ins>
      <w:r>
        <w:t xml:space="preserve"> and gesture (Bohn, Call, </w:t>
      </w:r>
      <w:del w:id="101" w:author="Revision" w:date="2026-04-21T21:49:00Z" w16du:dateUtc="2026-04-21T19:49:00Z">
        <w:r>
          <w:delText>&amp; Tomasello,</w:delText>
        </w:r>
      </w:del>
      <w:ins w:id="102" w:author="Revision" w:date="2026-04-21T21:49:00Z" w16du:dateUtc="2026-04-21T19:49:00Z">
        <w:r>
          <w:t>et al.,</w:t>
        </w:r>
      </w:ins>
      <w:r>
        <w:t xml:space="preserve"> 2019; Margiotoudi &amp; Pulvermüller, 2020). </w:t>
      </w:r>
      <w:del w:id="103" w:author="Revision" w:date="2026-04-21T21:49:00Z" w16du:dateUtc="2026-04-21T19:49:00Z">
        <w:r>
          <w:delText xml:space="preserve">The phenomenon is </w:delText>
        </w:r>
      </w:del>
      <w:r>
        <w:t>Robust across cultures (Ćwiek et al., 2022</w:t>
      </w:r>
      <w:del w:id="104" w:author="Revision" w:date="2026-04-21T21:49:00Z" w16du:dateUtc="2026-04-21T19:49:00Z">
        <w:r>
          <w:delText>) and children appear sensitive to sound symbolism matching words and shapes by about</w:delText>
        </w:r>
      </w:del>
      <w:ins w:id="105" w:author="Revision" w:date="2026-04-21T21:49:00Z" w16du:dateUtc="2026-04-21T19:49:00Z">
        <w:r>
          <w:t>), this sensitivity emerges around</w:t>
        </w:r>
      </w:ins>
      <w:r>
        <w:t xml:space="preserve"> 30 months </w:t>
      </w:r>
      <w:del w:id="106" w:author="Revision" w:date="2026-04-21T21:49:00Z" w16du:dateUtc="2026-04-21T19:49:00Z">
        <w:r>
          <w:delText xml:space="preserve">of age </w:delText>
        </w:r>
      </w:del>
      <w:ins w:id="107" w:author="Revision" w:date="2026-04-21T21:49:00Z" w16du:dateUtc="2026-04-21T19:49:00Z">
        <w:r>
          <w:t xml:space="preserve">for word-shape matching </w:t>
        </w:r>
      </w:ins>
      <w:r>
        <w:t xml:space="preserve">(Fort et al., 2018; Imai, Kita, Nagumo, &amp; Okada, 2008; Maurer, Pathman, &amp; Mondloch, 2006) and </w:t>
      </w:r>
      <w:ins w:id="108" w:author="Revision" w:date="2026-04-21T21:49:00Z" w16du:dateUtc="2026-04-21T19:49:00Z">
        <w:r>
          <w:t xml:space="preserve">by 36 months </w:t>
        </w:r>
      </w:ins>
      <w:r>
        <w:t xml:space="preserve">for matching actions with gestures </w:t>
      </w:r>
      <w:del w:id="109" w:author="Revision" w:date="2026-04-21T21:49:00Z" w16du:dateUtc="2026-04-21T19:49:00Z">
        <w:r>
          <w:delText xml:space="preserve">or vocalizations at 36 months </w:delText>
        </w:r>
      </w:del>
      <w:r>
        <w:t xml:space="preserve">(Bohn, Call, et al., 2019). </w:t>
      </w:r>
      <w:del w:id="110" w:author="Revision" w:date="2026-04-21T21:49:00Z" w16du:dateUtc="2026-04-21T19:49:00Z">
        <w:r>
          <w:delText xml:space="preserve">There is currently no data on </w:delText>
        </w:r>
      </w:del>
      <w:ins w:id="111" w:author="Revision" w:date="2026-04-21T21:49:00Z" w16du:dateUtc="2026-04-21T19:49:00Z">
        <w:r>
          <w:t xml:space="preserve">Despite these findings, it remains unknown </w:t>
        </w:r>
      </w:ins>
      <w:r>
        <w:t xml:space="preserve">whether children </w:t>
      </w:r>
      <w:del w:id="112" w:author="Revision" w:date="2026-04-21T21:49:00Z" w16du:dateUtc="2026-04-21T19:49:00Z">
        <w:r>
          <w:delText>are sensitive to an agreement in</w:delText>
        </w:r>
      </w:del>
      <w:ins w:id="113" w:author="Revision" w:date="2026-04-21T21:49:00Z" w16du:dateUtc="2026-04-21T19:49:00Z">
        <w:r>
          <w:t>can utilize</w:t>
        </w:r>
      </w:ins>
      <w:r>
        <w:t xml:space="preserve"> the </w:t>
      </w:r>
      <w:del w:id="114" w:author="Revision" w:date="2026-04-21T21:49:00Z" w16du:dateUtc="2026-04-21T19:49:00Z">
        <w:r>
          <w:delText>overall</w:delText>
        </w:r>
      </w:del>
      <w:ins w:id="115" w:author="Revision" w:date="2026-04-21T21:49:00Z" w16du:dateUtc="2026-04-21T19:49:00Z">
        <w:r>
          <w:t>global</w:t>
        </w:r>
      </w:ins>
      <w:r>
        <w:t xml:space="preserve"> properties </w:t>
      </w:r>
      <w:ins w:id="116" w:author="Revision" w:date="2026-04-21T21:49:00Z" w16du:dateUtc="2026-04-21T19:49:00Z">
        <w:r>
          <w:t xml:space="preserve">or “impressions” </w:t>
        </w:r>
      </w:ins>
      <w:r>
        <w:t xml:space="preserve">of a </w:t>
      </w:r>
      <w:del w:id="117" w:author="Revision" w:date="2026-04-21T21:49:00Z" w16du:dateUtc="2026-04-21T19:49:00Z">
        <w:r>
          <w:delText>shape or the impression that its</w:delText>
        </w:r>
      </w:del>
      <w:ins w:id="118" w:author="Revision" w:date="2026-04-21T21:49:00Z" w16du:dateUtc="2026-04-21T19:49:00Z">
        <w:r>
          <w:t>shape’s</w:t>
        </w:r>
      </w:ins>
      <w:r>
        <w:t xml:space="preserve"> form </w:t>
      </w:r>
      <w:del w:id="119" w:author="Revision" w:date="2026-04-21T21:49:00Z" w16du:dateUtc="2026-04-21T19:49:00Z">
        <w:r>
          <w:delText>conveys for grounding reference.</w:delText>
        </w:r>
      </w:del>
    </w:p>
    <w:p w14:paraId="55D0726E" w14:textId="77777777" w:rsidR="00500EDE" w:rsidRDefault="00000000" w:rsidP="00F8447A">
      <w:pPr>
        <w:pStyle w:val="Textkrper"/>
        <w:jc w:val="both"/>
        <w:rPr>
          <w:ins w:id="120" w:author="Revision" w:date="2026-04-21T21:49:00Z" w16du:dateUtc="2026-04-21T19:49:00Z"/>
        </w:rPr>
      </w:pPr>
      <w:del w:id="121" w:author="Revision" w:date="2026-04-21T21:49:00Z" w16du:dateUtc="2026-04-21T19:49:00Z">
        <w:r>
          <w:delText xml:space="preserve">As with the other dimensions reported above, there is evidence that children are sensitive </w:delText>
        </w:r>
      </w:del>
      <w:r>
        <w:t xml:space="preserve">to </w:t>
      </w:r>
      <w:del w:id="122" w:author="Revision" w:date="2026-04-21T21:49:00Z" w16du:dateUtc="2026-04-21T19:49:00Z">
        <w:r>
          <w:delText xml:space="preserve">Gestalt principles like closure and spatial dimensions of composition position, </w:delText>
        </w:r>
      </w:del>
      <w:ins w:id="123" w:author="Revision" w:date="2026-04-21T21:49:00Z" w16du:dateUtc="2026-04-21T19:49:00Z">
        <w:r>
          <w:t>ground reference in the graphic domain alone.</w:t>
        </w:r>
      </w:ins>
    </w:p>
    <w:p w14:paraId="38C2D7C7" w14:textId="77777777" w:rsidR="00500EDE" w:rsidRDefault="00000000" w:rsidP="00F8447A">
      <w:pPr>
        <w:pStyle w:val="Textkrper"/>
        <w:jc w:val="both"/>
      </w:pPr>
      <w:ins w:id="124" w:author="Revision" w:date="2026-04-21T21:49:00Z" w16du:dateUtc="2026-04-21T19:49:00Z">
        <w:r>
          <w:t xml:space="preserve">To minimize iconicity in symbol-referent relationships, cues and targets may share global properties like </w:t>
        </w:r>
      </w:ins>
      <w:r>
        <w:t xml:space="preserve">orientation and alignment </w:t>
      </w:r>
      <w:del w:id="125" w:author="Revision" w:date="2026-04-21T21:49:00Z" w16du:dateUtc="2026-04-21T19:49:00Z">
        <w:r>
          <w:delText xml:space="preserve">in graphic displays but there is </w:delText>
        </w:r>
      </w:del>
      <w:ins w:id="126" w:author="Revision" w:date="2026-04-21T21:49:00Z" w16du:dateUtc="2026-04-21T19:49:00Z">
        <w:r>
          <w:t xml:space="preserve">rather than specific </w:t>
        </w:r>
        <w:r>
          <w:lastRenderedPageBreak/>
          <w:t xml:space="preserve">shapes. Children demonstrate an early sensitivity to these compositional principles in their drawings, maintaining realistic spatial configurations (e.g. placing wheels beneath a car when drawing) and avoiding figure overlap (Cox, 2005; Luquet &amp; Costall, 2001; Piaget, Inhelder, &amp; Bovet, 1997). However, there is </w:t>
        </w:r>
      </w:ins>
      <w:r>
        <w:t xml:space="preserve">virtually no data on how likely children are to </w:t>
      </w:r>
      <w:del w:id="127" w:author="Revision" w:date="2026-04-21T21:49:00Z" w16du:dateUtc="2026-04-21T19:49:00Z">
        <w:r>
          <w:delText>perceive such aspects of graphical stimuli to convey meaning. Closure appears to be a basic principle</w:delText>
        </w:r>
      </w:del>
      <w:ins w:id="128" w:author="Revision" w:date="2026-04-21T21:49:00Z" w16du:dateUtc="2026-04-21T19:49:00Z">
        <w:r>
          <w:t>use Gestalt principles as a basis for forming symbol-referent relationships, except</w:t>
        </w:r>
      </w:ins>
      <w:r>
        <w:t xml:space="preserve"> for </w:t>
      </w:r>
      <w:del w:id="129" w:author="Revision" w:date="2026-04-21T21:49:00Z" w16du:dateUtc="2026-04-21T19:49:00Z">
        <w:r>
          <w:delText xml:space="preserve">graphic production, as children rarely draw overlapping figures (Cox, 2005; Piaget, Inhelder, &amp; Bovet, 1997). Relative position is intuitively used by children even in their earliest figural drawings when arranging items in scenes, such as children next to an ice-cream van, but also when achieving “intellectual realism” in depicting complex objects (Luquet &amp; Costall, 2001). That is, while children’s drawings may not look realistic per se, they are true to the invariant organisation of a depicted item via the </w:delText>
        </w:r>
      </w:del>
      <w:ins w:id="130" w:author="Revision" w:date="2026-04-21T21:49:00Z" w16du:dateUtc="2026-04-21T19:49:00Z">
        <w:r>
          <w:t xml:space="preserve">the use of </w:t>
        </w:r>
      </w:ins>
      <w:r>
        <w:t xml:space="preserve">relative position </w:t>
      </w:r>
      <w:del w:id="131" w:author="Revision" w:date="2026-04-21T21:49:00Z" w16du:dateUtc="2026-04-21T19:49:00Z">
        <w:r>
          <w:delText xml:space="preserve">of the defining elements: when drawing a car, the wheels will be added at the bottom rather than on top (Cox, 2005). In both cases, relative position and orientation on the level of the individual object or scene may be discussed as iconic. A more abstract or conceptual use of relative position for conveying information is present in children’s </w:delText>
        </w:r>
      </w:del>
      <w:ins w:id="132" w:author="Revision" w:date="2026-04-21T21:49:00Z" w16du:dateUtc="2026-04-21T19:49:00Z">
        <w:r>
          <w:t xml:space="preserve">in the </w:t>
        </w:r>
      </w:ins>
      <w:r>
        <w:t xml:space="preserve">developing ability to read maps. </w:t>
      </w:r>
      <w:ins w:id="133" w:author="Revision" w:date="2026-04-21T21:49:00Z" w16du:dateUtc="2026-04-21T19:49:00Z">
        <w:r>
          <w:t xml:space="preserve">While four-year-olds possess </w:t>
        </w:r>
      </w:ins>
      <w:r>
        <w:t xml:space="preserve">an intuitive </w:t>
      </w:r>
      <w:del w:id="134" w:author="Revision" w:date="2026-04-21T21:49:00Z" w16du:dateUtc="2026-04-21T19:49:00Z">
        <w:r>
          <w:delText>understanding</w:delText>
        </w:r>
      </w:del>
      <w:ins w:id="135" w:author="Revision" w:date="2026-04-21T21:49:00Z" w16du:dateUtc="2026-04-21T19:49:00Z">
        <w:r>
          <w:t>grasp</w:t>
        </w:r>
      </w:ins>
      <w:r>
        <w:t xml:space="preserve"> of </w:t>
      </w:r>
      <w:del w:id="136" w:author="Revision" w:date="2026-04-21T21:49:00Z" w16du:dateUtc="2026-04-21T19:49:00Z">
        <w:r>
          <w:delText xml:space="preserve">basic maps allowing children to extract </w:delText>
        </w:r>
      </w:del>
      <w:r>
        <w:t xml:space="preserve">relational directions </w:t>
      </w:r>
      <w:del w:id="137" w:author="Revision" w:date="2026-04-21T21:49:00Z" w16du:dateUtc="2026-04-21T19:49:00Z">
        <w:r>
          <w:delText>such as</w:delText>
        </w:r>
      </w:del>
      <w:ins w:id="138" w:author="Revision" w:date="2026-04-21T21:49:00Z" w16du:dateUtc="2026-04-21T19:49:00Z">
        <w:r>
          <w:t>(e.g.,</w:t>
        </w:r>
      </w:ins>
      <w:r>
        <w:t xml:space="preserve"> “behind</w:t>
      </w:r>
      <w:del w:id="139" w:author="Revision" w:date="2026-04-21T21:49:00Z" w16du:dateUtc="2026-04-21T19:49:00Z">
        <w:r>
          <w:delText xml:space="preserve"> me</w:delText>
        </w:r>
      </w:del>
      <w:r>
        <w:t>” or “in front</w:t>
      </w:r>
      <w:del w:id="140" w:author="Revision" w:date="2026-04-21T21:49:00Z" w16du:dateUtc="2026-04-21T19:49:00Z">
        <w:r>
          <w:delText xml:space="preserve"> of me” is accessible by four years of age and even so in the absence of training </w:delText>
        </w:r>
      </w:del>
      <w:ins w:id="141" w:author="Revision" w:date="2026-04-21T21:49:00Z" w16du:dateUtc="2026-04-21T19:49:00Z">
        <w:r>
          <w:t xml:space="preserve">”) in basic maps </w:t>
        </w:r>
      </w:ins>
      <w:r>
        <w:t>(Landau, 1986</w:t>
      </w:r>
      <w:del w:id="142" w:author="Revision" w:date="2026-04-21T21:49:00Z" w16du:dateUtc="2026-04-21T19:49:00Z">
        <w:r>
          <w:delText>) but</w:delText>
        </w:r>
      </w:del>
      <w:ins w:id="143" w:author="Revision" w:date="2026-04-21T21:49:00Z" w16du:dateUtc="2026-04-21T19:49:00Z">
        <w:r>
          <w:t>),</w:t>
        </w:r>
      </w:ins>
      <w:r>
        <w:t xml:space="preserve"> iconicity </w:t>
      </w:r>
      <w:del w:id="144" w:author="Revision" w:date="2026-04-21T21:49:00Z" w16du:dateUtc="2026-04-21T19:49:00Z">
        <w:r>
          <w:delText>is again very</w:delText>
        </w:r>
      </w:del>
      <w:ins w:id="145" w:author="Revision" w:date="2026-04-21T21:49:00Z" w16du:dateUtc="2026-04-21T19:49:00Z">
        <w:r>
          <w:t>remains an</w:t>
        </w:r>
      </w:ins>
      <w:r>
        <w:t xml:space="preserve"> important </w:t>
      </w:r>
      <w:ins w:id="146" w:author="Revision" w:date="2026-04-21T21:49:00Z" w16du:dateUtc="2026-04-21T19:49:00Z">
        <w:r>
          <w:t xml:space="preserve">scaffold </w:t>
        </w:r>
      </w:ins>
      <w:r>
        <w:t xml:space="preserve">for </w:t>
      </w:r>
      <w:del w:id="147" w:author="Revision" w:date="2026-04-21T21:49:00Z" w16du:dateUtc="2026-04-21T19:49:00Z">
        <w:r>
          <w:delText>grasping the</w:delText>
        </w:r>
      </w:del>
      <w:ins w:id="148" w:author="Revision" w:date="2026-04-21T21:49:00Z" w16du:dateUtc="2026-04-21T19:49:00Z">
        <w:r>
          <w:t>their</w:t>
        </w:r>
      </w:ins>
      <w:r>
        <w:t xml:space="preserve"> conceptual </w:t>
      </w:r>
      <w:del w:id="149" w:author="Revision" w:date="2026-04-21T21:49:00Z" w16du:dateUtc="2026-04-21T19:49:00Z">
        <w:r>
          <w:delText>space depicted in maps</w:delText>
        </w:r>
      </w:del>
      <w:ins w:id="150" w:author="Revision" w:date="2026-04-21T21:49:00Z" w16du:dateUtc="2026-04-21T19:49:00Z">
        <w:r>
          <w:t>understanding</w:t>
        </w:r>
      </w:ins>
      <w:r>
        <w:t xml:space="preserve"> (Liben &amp; Downs, 2013). </w:t>
      </w:r>
      <w:del w:id="151" w:author="Revision" w:date="2026-04-21T21:49:00Z" w16du:dateUtc="2026-04-21T19:49:00Z">
        <w:r>
          <w:delText xml:space="preserve">Likewise, 4-year-olds </w:delText>
        </w:r>
      </w:del>
      <w:ins w:id="152" w:author="Revision" w:date="2026-04-21T21:49:00Z" w16du:dateUtc="2026-04-21T19:49:00Z">
        <w:r>
          <w:t xml:space="preserve">Furthermore, although preschoolers </w:t>
        </w:r>
      </w:ins>
      <w:r>
        <w:t xml:space="preserve">can use geometric </w:t>
      </w:r>
      <w:ins w:id="153" w:author="Revision" w:date="2026-04-21T21:49:00Z" w16du:dateUtc="2026-04-21T19:49:00Z">
        <w:r>
          <w:t xml:space="preserve">map </w:t>
        </w:r>
      </w:ins>
      <w:r>
        <w:t xml:space="preserve">information </w:t>
      </w:r>
      <w:del w:id="154" w:author="Revision" w:date="2026-04-21T21:49:00Z" w16du:dateUtc="2026-04-21T19:49:00Z">
        <w:r>
          <w:delText>from maps to navigate real space</w:delText>
        </w:r>
      </w:del>
      <w:ins w:id="155" w:author="Revision" w:date="2026-04-21T21:49:00Z" w16du:dateUtc="2026-04-21T19:49:00Z">
        <w:r>
          <w:t>for local navigation</w:t>
        </w:r>
      </w:ins>
      <w:r>
        <w:t xml:space="preserve"> (Shusterman, Ah Lee, &amp; Spelke, 2008), </w:t>
      </w:r>
      <w:del w:id="156" w:author="Revision" w:date="2026-04-21T21:49:00Z" w16du:dateUtc="2026-04-21T19:49:00Z">
        <w:r>
          <w:delText xml:space="preserve">but </w:delText>
        </w:r>
      </w:del>
      <w:r>
        <w:t xml:space="preserve">the </w:t>
      </w:r>
      <w:del w:id="157" w:author="Revision" w:date="2026-04-21T21:49:00Z" w16du:dateUtc="2026-04-21T19:49:00Z">
        <w:r>
          <w:delText>more demanding</w:delText>
        </w:r>
      </w:del>
      <w:ins w:id="158" w:author="Revision" w:date="2026-04-21T21:49:00Z" w16du:dateUtc="2026-04-21T19:49:00Z">
        <w:r>
          <w:t>ability to</w:t>
        </w:r>
      </w:ins>
      <w:r>
        <w:t xml:space="preserve"> transfer </w:t>
      </w:r>
      <w:del w:id="159" w:author="Revision" w:date="2026-04-21T21:49:00Z" w16du:dateUtc="2026-04-21T19:49:00Z">
        <w:r>
          <w:delText xml:space="preserve">from maps to real-world settings with </w:delText>
        </w:r>
        <w:r>
          <w:lastRenderedPageBreak/>
          <w:delText>larger</w:delText>
        </w:r>
      </w:del>
      <w:ins w:id="160" w:author="Revision" w:date="2026-04-21T21:49:00Z" w16du:dateUtc="2026-04-21T19:49:00Z">
        <w:r>
          <w:t>these relational cues to large-scale</w:t>
        </w:r>
      </w:ins>
      <w:r>
        <w:t xml:space="preserve"> spatial arrays </w:t>
      </w:r>
      <w:del w:id="161" w:author="Revision" w:date="2026-04-21T21:49:00Z" w16du:dateUtc="2026-04-21T19:49:00Z">
        <w:r>
          <w:delText xml:space="preserve">is unstable prior to </w:delText>
        </w:r>
      </w:del>
      <w:ins w:id="162" w:author="Revision" w:date="2026-04-21T21:49:00Z" w16du:dateUtc="2026-04-21T19:49:00Z">
        <w:r>
          <w:t xml:space="preserve">does not stabilize until age </w:t>
        </w:r>
      </w:ins>
      <w:r>
        <w:t xml:space="preserve">six </w:t>
      </w:r>
      <w:del w:id="163" w:author="Revision" w:date="2026-04-21T21:49:00Z" w16du:dateUtc="2026-04-21T19:49:00Z">
        <w:r>
          <w:delText>to</w:delText>
        </w:r>
      </w:del>
      <w:ins w:id="164" w:author="Revision" w:date="2026-04-21T21:49:00Z" w16du:dateUtc="2026-04-21T19:49:00Z">
        <w:r>
          <w:t>or</w:t>
        </w:r>
      </w:ins>
      <w:r>
        <w:t xml:space="preserve"> seven </w:t>
      </w:r>
      <w:del w:id="165" w:author="Revision" w:date="2026-04-21T21:49:00Z" w16du:dateUtc="2026-04-21T19:49:00Z">
        <w:r>
          <w:delText xml:space="preserve">years of age </w:delText>
        </w:r>
      </w:del>
      <w:r>
        <w:t>(Blades &amp; Spencer, 1994; Uttal &amp; Wellman, 1989).</w:t>
      </w:r>
    </w:p>
    <w:p w14:paraId="25DCC3C3" w14:textId="77777777" w:rsidR="00500EDE" w:rsidRDefault="00000000" w:rsidP="00F8447A">
      <w:pPr>
        <w:pStyle w:val="Textkrper"/>
        <w:jc w:val="both"/>
      </w:pPr>
      <w:ins w:id="166" w:author="Revision" w:date="2026-04-21T21:49:00Z" w16du:dateUtc="2026-04-21T19:49:00Z">
        <w:r>
          <w:t xml:space="preserve">Finally, alignment between cue and target may also be based on analogies in size and number disregarding shape. </w:t>
        </w:r>
      </w:ins>
      <w:r>
        <w:t>Size is a relative property of graphical content and requires a comparison</w:t>
      </w:r>
      <w:del w:id="167" w:author="Revision" w:date="2026-04-21T21:49:00Z" w16du:dateUtc="2026-04-21T19:49:00Z">
        <w:r>
          <w:delText xml:space="preserve"> between items</w:delText>
        </w:r>
      </w:del>
      <w:r>
        <w:t xml:space="preserve">, for example when drawing a big and small </w:t>
      </w:r>
      <w:del w:id="168" w:author="Revision" w:date="2026-04-21T21:49:00Z" w16du:dateUtc="2026-04-21T19:49:00Z">
        <w:r>
          <w:delText>dog,</w:delText>
        </w:r>
      </w:del>
      <w:ins w:id="169" w:author="Revision" w:date="2026-04-21T21:49:00Z" w16du:dateUtc="2026-04-21T19:49:00Z">
        <w:r>
          <w:t>object</w:t>
        </w:r>
      </w:ins>
      <w:r>
        <w:t xml:space="preserve"> or </w:t>
      </w:r>
      <w:ins w:id="170" w:author="Revision" w:date="2026-04-21T21:49:00Z" w16du:dateUtc="2026-04-21T19:49:00Z">
        <w:r>
          <w:t xml:space="preserve">conveying size by making </w:t>
        </w:r>
      </w:ins>
      <w:r>
        <w:t xml:space="preserve">an </w:t>
      </w:r>
      <w:del w:id="171" w:author="Revision" w:date="2026-04-21T21:49:00Z" w16du:dateUtc="2026-04-21T19:49:00Z">
        <w:r>
          <w:delText>appreciation</w:delText>
        </w:r>
      </w:del>
      <w:ins w:id="172" w:author="Revision" w:date="2026-04-21T21:49:00Z" w16du:dateUtc="2026-04-21T19:49:00Z">
        <w:r>
          <w:t>object occupy a large part</w:t>
        </w:r>
      </w:ins>
      <w:r>
        <w:t xml:space="preserve"> of </w:t>
      </w:r>
      <w:del w:id="173" w:author="Revision" w:date="2026-04-21T21:49:00Z" w16du:dateUtc="2026-04-21T19:49:00Z">
        <w:r>
          <w:delText xml:space="preserve">an item’s relation to </w:delText>
        </w:r>
      </w:del>
      <w:r>
        <w:t xml:space="preserve">the frame of reference </w:t>
      </w:r>
      <w:del w:id="174" w:author="Revision" w:date="2026-04-21T21:49:00Z" w16du:dateUtc="2026-04-21T19:49:00Z">
        <w:r>
          <w:delText>it occurs in, as when a child may try to convey the concept of a big dog by making it occupy the entire piece of paper it is drawing on (Cox, 2005).</w:delText>
        </w:r>
      </w:del>
      <w:ins w:id="175" w:author="Revision" w:date="2026-04-21T21:49:00Z" w16du:dateUtc="2026-04-21T19:49:00Z">
        <w:r>
          <w:t>(Cox, 2005).</w:t>
        </w:r>
      </w:ins>
      <w:r>
        <w:t xml:space="preserve"> Children are able to make spontaneous or productive size comparisons at three years of age and begin to use size words </w:t>
      </w:r>
      <w:del w:id="176" w:author="Revision" w:date="2026-04-21T21:49:00Z" w16du:dateUtc="2026-04-21T19:49:00Z">
        <w:r>
          <w:delText xml:space="preserve">size words </w:delText>
        </w:r>
      </w:del>
      <w:r>
        <w:t>(</w:t>
      </w:r>
      <w:r>
        <w:rPr>
          <w:i/>
          <w:iCs/>
        </w:rPr>
        <w:t>big</w:t>
      </w:r>
      <w:r>
        <w:t>), size superlatives (</w:t>
      </w:r>
      <w:r>
        <w:rPr>
          <w:i/>
          <w:iCs/>
        </w:rPr>
        <w:t>biggest</w:t>
      </w:r>
      <w:r>
        <w:t>), or quantifiers (</w:t>
      </w:r>
      <w:r>
        <w:rPr>
          <w:i/>
          <w:iCs/>
        </w:rPr>
        <w:t>more</w:t>
      </w:r>
      <w:r>
        <w:t xml:space="preserve">, </w:t>
      </w:r>
      <w:r>
        <w:rPr>
          <w:i/>
          <w:iCs/>
        </w:rPr>
        <w:t>most</w:t>
      </w:r>
      <w:r>
        <w:t xml:space="preserve">) (Ferry et al., 2025), yet young children are most accurate with </w:t>
      </w:r>
      <w:r>
        <w:rPr>
          <w:i/>
          <w:iCs/>
        </w:rPr>
        <w:t>bigger</w:t>
      </w:r>
      <w:r>
        <w:t xml:space="preserve"> and only gradually gain competence with words like </w:t>
      </w:r>
      <w:r>
        <w:rPr>
          <w:i/>
          <w:iCs/>
        </w:rPr>
        <w:t>smaller</w:t>
      </w:r>
      <w:r>
        <w:t xml:space="preserve">, </w:t>
      </w:r>
      <w:r>
        <w:rPr>
          <w:i/>
          <w:iCs/>
        </w:rPr>
        <w:t>shorter</w:t>
      </w:r>
      <w:r>
        <w:t xml:space="preserve"> or </w:t>
      </w:r>
      <w:r>
        <w:rPr>
          <w:i/>
          <w:iCs/>
        </w:rPr>
        <w:t>longer</w:t>
      </w:r>
      <w:r>
        <w:t xml:space="preserve"> (Frausel et al., 2020). When presented with an array of graphic stimuli, preschoolers can reliably point at, for example, the smallest or largest item in a set (Haun &amp; Tomasello, 2011). </w:t>
      </w:r>
      <w:del w:id="177" w:author="Revision" w:date="2026-04-21T21:49:00Z" w16du:dateUtc="2026-04-21T19:49:00Z">
        <w:r>
          <w:delText xml:space="preserve">While three- and four-year-olds can identify larger or smaller graphic items, the canonical size of the depicted objects can interfere leading to stroop-like errors (Long, Moher, Carey, &amp; Konkle, 2019). When presented with three different geometric shapes in matching or non-matching dimensions (e.g. large, large, small) in match-to-sample tasks, children are quite unlikely to spontaneously infer size as the basis for matching even around the fourth birthday (Kroupin &amp; Carey, 2022b). </w:delText>
        </w:r>
      </w:del>
      <w:r>
        <w:t>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w:t>
      </w:r>
      <w:ins w:id="178" w:author="Revision" w:date="2026-04-21T21:49:00Z" w16du:dateUtc="2026-04-21T19:49:00Z">
        <w:r>
          <w:t xml:space="preserve"> Similarly, number is a relational primitive and a foundational element of graphic communication </w:t>
        </w:r>
        <w:r>
          <w:lastRenderedPageBreak/>
          <w:t>(Cooperrider &amp; Gentner, 2019; Ifrah, 2000). Sensitivity to number per se develops from an infant’s implicit grasp of proximate numerical differences (Carey, 2000; Starr, Libertus, &amp; Brannon, 2013; Xu &amp; Arriaga, 2007) to an explicit understanding of numerical systems (Carey &amp; Barner, 2019). Supported by early home environments (Daucourt, Napoli, Quinn, Wood, &amp; Hart, 2021) and preschool curricula (Kucharz, 2012; Schmidt, Sauerbrey, &amp; Smidt, 2021), children typically master the cardinality principle by age four (Carey &amp; Barner, 2019; Silver &amp; Libertus, 2022). Preschoolers are well euqipped to successfully apply their implicit and explicit numerical knowledge in practical contexts, such as comparing magnitudes smaller than five (Wynn, 1990).</w:t>
        </w:r>
      </w:ins>
    </w:p>
    <w:p w14:paraId="35FD4502" w14:textId="77777777" w:rsidR="00AE3AC5" w:rsidRDefault="00000000" w:rsidP="00FD67B5">
      <w:pPr>
        <w:pStyle w:val="Textkrper"/>
        <w:jc w:val="both"/>
        <w:rPr>
          <w:del w:id="179" w:author="Revision" w:date="2026-04-21T21:49:00Z" w16du:dateUtc="2026-04-21T19:49:00Z"/>
        </w:rPr>
      </w:pPr>
      <w:del w:id="180" w:author="Revision" w:date="2026-04-21T21:49:00Z" w16du:dateUtc="2026-04-21T19:49:00Z">
        <w:r>
          <w:delText xml:space="preserve">Number, is another relational concept, and an absolute primitive in graphic communication (Cooperrider &amp; Gentner, 2019; Ifrah, 2000) likely to be the conceptual space that the very first historic systems of writing were trying to capture. Judgments of quantity have been studied extensively in developmental psychology and identified both implicit and explicit number systems (Carey &amp; Barner, 2019). Infants already have an implicit proximate grasp of differences in number (Starr, Libertus, &amp; Brannon, 2013) with one versus three being one of the most early comparisons possible, which is also frequently used as the most simple tasks in comparative work (Carey, 2000; Eckert, Bohn, &amp; Spaethe, 2022; Xu &amp; Arriaga, 2007). Preschoolers growing up in industrialized environments are constantly surrounded by math tasks in the form of various games (Daucourt, Napoli, Quinn, Wood, &amp; Hart, 2021) as well as preschool curricula incentivizing a playful engagement with quantities, number symbols and shapes (Kucharz, 2012; Schmidt, Sauerbrey, &amp; Smidt, 2021). By four years of age, children have a basic grasp of the cardinal principle, that is basic understanding of the relation of number words and fixed quantities (Carey &amp; Barner, 2019; Silver &amp; Libertus, 2022) and they are able to use that knowledge in practical everyday contexts, for example when comparing comparing numbers with </w:delText>
        </w:r>
        <w:r>
          <w:lastRenderedPageBreak/>
          <w:delText>magnitudes smaller than five (Wynn, 1990). In match-to-sample tasks, children spontaneously infer number as a basis of comparison at 48–60 months (Kroupin &amp; Carey, 2022b).</w:delText>
        </w:r>
      </w:del>
    </w:p>
    <w:p w14:paraId="504D262E" w14:textId="77777777" w:rsidR="00AE3AC5" w:rsidRDefault="00000000" w:rsidP="00FD67B5">
      <w:pPr>
        <w:pStyle w:val="Textkrper"/>
        <w:jc w:val="both"/>
        <w:rPr>
          <w:del w:id="181" w:author="Revision" w:date="2026-04-21T21:49:00Z" w16du:dateUtc="2026-04-21T19:49:00Z"/>
        </w:rPr>
      </w:pPr>
      <w:del w:id="182" w:author="Revision" w:date="2026-04-21T21:49:00Z" w16du:dateUtc="2026-04-21T19:49:00Z">
        <w:r>
          <w:delText xml:space="preserve">From this review of children’s ability to appreciate various basic dimensions of graphic depictions and their sensitivity to these as means for conveying information, we can identify a couple of research desiderata. Most striking is the literature’s focus on similarity and iconicity (Callaghan &amp; Corbit, 2015). Mappings between symbol and referent can take place along a number of conceptual dimensions and few studies explicitly address these. Against this background, a systematic and comprehensive investigation of the conceptual dimensions along which graphic symbols can be imbued with meaning, will help to evaluate the extent to which children’s competence is specific to certain types of symbol-referent-relationships or generalizes across mappings based on analogy in form, size, number, or Gestalt principles. The strong focus on iconicity often goes together with graphic stimuli depicting actual real world objects. Here familiarity with the depicted object, its canonical features and even conventional ways of drawing them may interfere with the aim of investigating cognitive capacities rather than knowledge of culturally imbued graphic conventions, script or icons. By contrast, this studies below investigate young children’s spontaneous comprehension of unfamiliar graphic symbols that gain meaning from being produced in a specific and highly restricted context where symbol and referent align in certain conceptual dimensions with decreasing iconicity. Therefore, they focus on children’s pragmatic competencies and their ability to identify shared features across graphic displays used as target and referent. To the extent that children are highly unlikely to have encountered the specific graphic cues used here, our findings showcase their ability to grasp a novel symbolic practice and acquire novel symbols. This may limit the influence of children’s knowledge of conventional symbols on performance and make results more robust and informative for research </w:delText>
        </w:r>
        <w:r>
          <w:lastRenderedPageBreak/>
          <w:delText>about the acquisition or emergence of communicative systems despite spanning an age-range where children become competent users of script, numerals or drawings.</w:delText>
        </w:r>
      </w:del>
    </w:p>
    <w:p w14:paraId="214EDAD8" w14:textId="77777777" w:rsidR="00500EDE" w:rsidRDefault="00000000" w:rsidP="00F8447A">
      <w:pPr>
        <w:pStyle w:val="Textkrper"/>
        <w:jc w:val="both"/>
        <w:rPr>
          <w:ins w:id="183" w:author="Revision" w:date="2026-04-21T21:49:00Z" w16du:dateUtc="2026-04-21T19:49:00Z"/>
        </w:rPr>
      </w:pPr>
      <w:ins w:id="184" w:author="Revision" w:date="2026-04-21T21:49:00Z" w16du:dateUtc="2026-04-21T19:49:00Z">
        <w:r>
          <w:t xml:space="preserve">While children appear generally sensitive to and able to make comparisons along the conceptual dimensions of shape, orientation, size and number, studies directly testing them as grounds for establishing reference are very rare.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w:t>
        </w:r>
        <w:r>
          <w:lastRenderedPageBreak/>
          <w:t>derives from a specific relation to a target. Consequently, symbolic object-choice tasks represent a more demanding and ecologically valid testing ground, revealing whether young children can deploy their nascent analogical reasoning skills within a practical, goal-directed interaction.</w:t>
        </w:r>
      </w:ins>
    </w:p>
    <w:p w14:paraId="692E637D" w14:textId="77777777" w:rsidR="00500EDE" w:rsidRDefault="00000000" w:rsidP="00F8447A">
      <w:pPr>
        <w:pStyle w:val="Textkrper"/>
        <w:jc w:val="both"/>
        <w:rPr>
          <w:ins w:id="185" w:author="Revision" w:date="2026-04-21T21:49:00Z" w16du:dateUtc="2026-04-21T19:49:00Z"/>
        </w:rPr>
      </w:pPr>
      <w:ins w:id="186" w:author="Revision" w:date="2026-04-21T21:49:00Z" w16du:dateUtc="2026-04-21T19:49:00Z">
        <w:r>
          <w:t>From this overview, several research desidarata emerge. The prevailing literature’s heavy reliance on similarity and iconicity in the context of graphic communication (T.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conceptual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conceptual features and apply pragmatic inferences in context, largely independent of prior knowledge of script, numerals, or conventional icons. Furthermore, by omitting training, instruction, or feedback, our approach ensures that responses reflect what children find naturally meaningful. Consequently, the studies below showcase young children’s capacity to spontaneously grasp novel symbol-referent pairings, providing critical insights into the learnability and potentially the emergence of communicative systems during a developmental period of increasing conventional symbolic mastery.</w:t>
        </w:r>
      </w:ins>
    </w:p>
    <w:p w14:paraId="33AB9624" w14:textId="77777777" w:rsidR="00500EDE" w:rsidRDefault="00000000" w:rsidP="00F8447A">
      <w:pPr>
        <w:pStyle w:val="berschrift1"/>
        <w:jc w:val="both"/>
      </w:pPr>
      <w:bookmarkStart w:id="187" w:name="general-methods"/>
      <w:bookmarkEnd w:id="8"/>
      <w:r>
        <w:lastRenderedPageBreak/>
        <w:t>General Methods</w:t>
      </w:r>
    </w:p>
    <w:p w14:paraId="58ABB3DA" w14:textId="3B4014D5" w:rsidR="00500EDE" w:rsidRDefault="00000000" w:rsidP="00F8447A">
      <w:pPr>
        <w:pStyle w:val="FirstParagraph"/>
        <w:jc w:val="bot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7">
        <w:r w:rsidR="00500EDE">
          <w:rPr>
            <w:rStyle w:val="Hyperlink"/>
          </w:rPr>
          <w:t>Study 1</w:t>
        </w:r>
      </w:hyperlink>
      <w:r>
        <w:t xml:space="preserve">: </w:t>
      </w:r>
      <w:hyperlink r:id="rId8">
        <w:r w:rsidR="00500EDE">
          <w:rPr>
            <w:rStyle w:val="Hyperlink"/>
          </w:rPr>
          <w:t>https://aspredicted.org/SJT_H7F</w:t>
        </w:r>
      </w:hyperlink>
      <w:r>
        <w:t xml:space="preserve">, </w:t>
      </w:r>
      <w:hyperlink r:id="rId9">
        <w:r w:rsidR="00500EDE">
          <w:rPr>
            <w:rStyle w:val="Hyperlink"/>
          </w:rPr>
          <w:t>Study 2</w:t>
        </w:r>
      </w:hyperlink>
      <w:r>
        <w:t xml:space="preserve">: </w:t>
      </w:r>
      <w:hyperlink r:id="rId10">
        <w:r w:rsidR="00500EDE">
          <w:rPr>
            <w:rStyle w:val="Hyperlink"/>
          </w:rPr>
          <w:t>https://aspredicted.org/L2H_XC7</w:t>
        </w:r>
      </w:hyperlink>
      <w:r>
        <w:t xml:space="preserve">, and </w:t>
      </w:r>
      <w:hyperlink r:id="rId11">
        <w:r w:rsidR="00500EDE">
          <w:rPr>
            <w:rStyle w:val="Hyperlink"/>
          </w:rPr>
          <w:t>Study 3</w:t>
        </w:r>
      </w:hyperlink>
      <w:r>
        <w:t xml:space="preserve">: </w:t>
      </w:r>
      <w:hyperlink r:id="rId12">
        <w:r w:rsidR="00500EDE">
          <w:rPr>
            <w:rStyle w:val="Hyperlink"/>
          </w:rPr>
          <w:t>https://aspredicted.org/DR4_B4B</w:t>
        </w:r>
      </w:hyperlink>
      <w:r>
        <w:t xml:space="preserve">). All stimuli, experiments, data and analyses are available at: </w:t>
      </w:r>
      <w:r w:rsidR="00161E7C">
        <w:t>[MASKED FOR REVIEW]</w:t>
      </w:r>
    </w:p>
    <w:p w14:paraId="4E1F84B1" w14:textId="77777777" w:rsidR="00500EDE" w:rsidRDefault="00000000" w:rsidP="00F8447A">
      <w:pPr>
        <w:pStyle w:val="berschrift2"/>
        <w:jc w:val="both"/>
      </w:pPr>
      <w:bookmarkStart w:id="188" w:name="data-collection-and-setup"/>
      <w:r>
        <w:t>Data Collection and Setup</w:t>
      </w:r>
    </w:p>
    <w:p w14:paraId="2A32539E" w14:textId="77777777" w:rsidR="00500EDE" w:rsidRDefault="00000000" w:rsidP="00F8447A">
      <w:pPr>
        <w:pStyle w:val="FirstParagraph"/>
        <w:jc w:val="both"/>
      </w:pPr>
      <w:r>
        <w:t xml:space="preserve">In order to continuously trace the development of symbolic competences across the preschool years, for each study we aimed to test </w:t>
      </w:r>
      <w:ins w:id="189" w:author="Revision" w:date="2026-04-21T21:49:00Z" w16du:dateUtc="2026-04-21T19:49:00Z">
        <w:r>
          <w:t xml:space="preserve">a minimum of </w:t>
        </w:r>
      </w:ins>
      <w:r>
        <w:t xml:space="preserve">two children per month of age between the third and the seventh birthday for a total of 96 participants balancing male and female participants. As children participated on the basis of availability and data were collected by several experimenter teams in parallel, the final samples slightly exceed this preregistered minimum sample size. The final sample approximates an equal distribution of male and female participants and aligns with conventions in the field in providing a minimum of 24 participants per study and year of age. </w:t>
      </w:r>
      <w:ins w:id="190" w:author="Revision" w:date="2026-04-21T21:49:00Z" w16du:dateUtc="2026-04-21T19:49:00Z">
        <w:r>
          <w:t xml:space="preserve">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w:t>
        </w:r>
      </w:ins>
      <w:r>
        <w:t>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67BE9BA7" w14:textId="77777777" w:rsidR="00500EDE" w:rsidRDefault="00000000" w:rsidP="00F8447A">
      <w:pPr>
        <w:pStyle w:val="berschrift2"/>
        <w:jc w:val="both"/>
      </w:pPr>
      <w:bookmarkStart w:id="191" w:name="setup-and-procedure"/>
      <w:bookmarkEnd w:id="188"/>
      <w:r>
        <w:lastRenderedPageBreak/>
        <w:t>Setup and Procedure</w:t>
      </w:r>
    </w:p>
    <w:p w14:paraId="16664BE8" w14:textId="3D46EE10" w:rsidR="00372E9F" w:rsidRDefault="00000000" w:rsidP="00F8447A">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317BC9A5" w14:textId="77777777" w:rsidR="00372E9F" w:rsidRDefault="00372E9F" w:rsidP="00372E9F">
      <w:pPr>
        <w:pStyle w:val="Textkrper"/>
        <w:jc w:val="both"/>
      </w:pPr>
      <w:r>
        <w:rPr>
          <w:i/>
          <w:iCs/>
        </w:rPr>
        <w:t>Familiarisation.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4715FC45" w14:textId="77777777" w:rsidR="00372E9F" w:rsidRPr="00372E9F" w:rsidRDefault="00372E9F" w:rsidP="00372E9F">
      <w:pPr>
        <w:pStyle w:val="Textkrper"/>
      </w:pPr>
    </w:p>
    <w:p w14:paraId="65279E46" w14:textId="77777777" w:rsidR="00372E9F" w:rsidRDefault="00372E9F">
      <w:pPr>
        <w:spacing w:before="0" w:after="200" w:line="240" w:lineRule="auto"/>
      </w:pPr>
      <w:r>
        <w:br w:type="page"/>
      </w:r>
    </w:p>
    <w:p w14:paraId="7D8DA02E" w14:textId="77777777" w:rsidR="00500EDE" w:rsidRDefault="00500EDE" w:rsidP="00F8447A">
      <w:pPr>
        <w:pStyle w:val="FirstParagraph"/>
        <w:jc w:val="both"/>
      </w:pPr>
    </w:p>
    <w:p w14:paraId="6D7ACEE2" w14:textId="77777777" w:rsidR="00500EDE" w:rsidRDefault="00000000" w:rsidP="00F8447A">
      <w:pPr>
        <w:pStyle w:val="CaptionedFigure"/>
        <w:framePr w:wrap="notBeside"/>
        <w:jc w:val="both"/>
      </w:pPr>
      <w:r>
        <w:rPr>
          <w:noProof/>
        </w:rPr>
        <w:drawing>
          <wp:inline distT="0" distB="0" distL="0" distR="0" wp14:anchorId="3AE6F162" wp14:editId="15EF23F9">
            <wp:extent cx="5654649" cy="3664915"/>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3"/>
                    <a:stretch>
                      <a:fillRect/>
                    </a:stretch>
                  </pic:blipFill>
                  <pic:spPr bwMode="auto">
                    <a:xfrm>
                      <a:off x="0" y="0"/>
                      <a:ext cx="5654649" cy="3664915"/>
                    </a:xfrm>
                    <a:prstGeom prst="rect">
                      <a:avLst/>
                    </a:prstGeom>
                    <a:noFill/>
                    <a:ln w="9525">
                      <a:noFill/>
                      <a:headEnd/>
                      <a:tailEnd/>
                    </a:ln>
                  </pic:spPr>
                </pic:pic>
              </a:graphicData>
            </a:graphic>
          </wp:inline>
        </w:drawing>
      </w:r>
    </w:p>
    <w:p w14:paraId="1B5F9882" w14:textId="77777777" w:rsidR="00500EDE" w:rsidRDefault="00000000" w:rsidP="00F8447A">
      <w:pPr>
        <w:pStyle w:val="ImageCaption"/>
        <w:jc w:val="both"/>
      </w:pPr>
      <w:bookmarkStart w:id="192" w:name="fig:plot-figure-setup"/>
      <w:bookmarkEnd w:id="192"/>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w:t>
      </w:r>
      <w:del w:id="193" w:author="Revision" w:date="2026-04-21T21:49:00Z" w16du:dateUtc="2026-04-21T19:49:00Z">
        <w:r>
          <w:delText>target</w:delText>
        </w:r>
      </w:del>
      <w:ins w:id="194" w:author="Revision" w:date="2026-04-21T21:49:00Z" w16du:dateUtc="2026-04-21T19:49:00Z">
        <w:r>
          <w:t>choice options</w:t>
        </w:r>
      </w:ins>
      <w:r>
        <w:t xml:space="preserve"> and one of two possible cues. Panel C exemplifies how two </w:t>
      </w:r>
      <w:del w:id="195" w:author="Revision" w:date="2026-04-21T21:49:00Z" w16du:dateUtc="2026-04-21T19:49:00Z">
        <w:r>
          <w:delText>targets</w:delText>
        </w:r>
      </w:del>
      <w:ins w:id="196" w:author="Revision" w:date="2026-04-21T21:49:00Z" w16du:dateUtc="2026-04-21T19:49:00Z">
        <w:r>
          <w:t>choice options</w:t>
        </w:r>
      </w:ins>
      <w:r>
        <w:t xml:space="preserve"> and one of the cues </w:t>
      </w:r>
      <w:del w:id="197" w:author="Revision" w:date="2026-04-21T21:49:00Z" w16du:dateUtc="2026-04-21T19:49:00Z">
        <w:r>
          <w:delText>can be</w:delText>
        </w:r>
      </w:del>
      <w:ins w:id="198" w:author="Revision" w:date="2026-04-21T21:49:00Z" w16du:dateUtc="2026-04-21T19:49:00Z">
        <w:r>
          <w:t>were</w:t>
        </w:r>
      </w:ins>
      <w:r>
        <w:t xml:space="preserve"> arranged </w:t>
      </w:r>
      <w:del w:id="199" w:author="Revision" w:date="2026-04-21T21:49:00Z" w16du:dateUtc="2026-04-21T19:49:00Z">
        <w:r>
          <w:delText>in</w:delText>
        </w:r>
      </w:del>
      <w:ins w:id="200" w:author="Revision" w:date="2026-04-21T21:49:00Z" w16du:dateUtc="2026-04-21T19:49:00Z">
        <w:r>
          <w:t>for</w:t>
        </w:r>
      </w:ins>
      <w:r>
        <w:t xml:space="preserve"> a specific test trial. Panel D shows a familiarization trial and Panel E shows a test trial.</w:t>
      </w:r>
    </w:p>
    <w:p w14:paraId="383D3EAE" w14:textId="77777777" w:rsidR="00500EDE" w:rsidRDefault="00000000" w:rsidP="00F8447A">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After the hiding </w:t>
      </w:r>
      <w:r>
        <w:lastRenderedPageBreak/>
        <w:t xml:space="preserve">phase, the monkey held up a piece of paper and a pencil. Pencil movement and a short scribble sound indicated that the monkey was drawing. Finally, participants were prompted with the phrase “Where is the banana?” and the monkey’s drawing was placed in the center between the two </w:t>
      </w:r>
      <w:del w:id="201" w:author="Revision" w:date="2026-04-21T21:49:00Z" w16du:dateUtc="2026-04-21T19:49:00Z">
        <w:r>
          <w:delText>barriers.</w:delText>
        </w:r>
      </w:del>
      <w:ins w:id="202" w:author="Revision" w:date="2026-04-21T21:49:00Z" w16du:dateUtc="2026-04-21T19:49:00Z">
        <w:r>
          <w:t>hiding places.</w:t>
        </w:r>
      </w:ins>
      <w:r>
        <w:t xml:space="preserve"> The drawing served as a cue to guide children’s choice. Children’s choice was acknowledged with neutral feedback (“Ah, thank you”) leading to the next trial (cf. figure 1 E).</w:t>
      </w:r>
    </w:p>
    <w:p w14:paraId="209A75E6" w14:textId="77777777" w:rsidR="00500EDE" w:rsidRDefault="00000000" w:rsidP="00F8447A">
      <w:pPr>
        <w:pStyle w:val="Textkrper"/>
        <w:jc w:val="both"/>
      </w:pPr>
      <w:r>
        <w:t>A single trial lasted roughly 20 to 60 seconds, depending on how swiftly children chose. Each study presented four different experimental conditions with four trials each in a blocked order for a maximum of 16 test trials. Unique</w:t>
      </w:r>
      <w:ins w:id="203" w:author="Revision" w:date="2026-04-21T21:49:00Z" w16du:dateUtc="2026-04-21T19:49:00Z">
        <w:r>
          <w:t xml:space="preserve"> combinations of</w:t>
        </w:r>
      </w:ins>
      <w:r>
        <w:t xml:space="preserve">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60A9C67A" w14:textId="77777777" w:rsidR="00500EDE" w:rsidRDefault="00000000" w:rsidP="00F8447A">
      <w:pPr>
        <w:pStyle w:val="berschrift2"/>
        <w:jc w:val="both"/>
      </w:pPr>
      <w:bookmarkStart w:id="204" w:name="stimuli-and-counterbalancing"/>
      <w:bookmarkEnd w:id="191"/>
      <w:r>
        <w:t>Stimuli and Counterbalancing</w:t>
      </w:r>
    </w:p>
    <w:p w14:paraId="6C3032EC" w14:textId="77777777" w:rsidR="00500EDE" w:rsidRDefault="00000000" w:rsidP="00F8447A">
      <w:pPr>
        <w:pStyle w:val="FirstParagraph"/>
        <w:jc w:val="both"/>
      </w:pPr>
      <w:del w:id="205" w:author="Revision" w:date="2026-04-21T21:49:00Z" w16du:dateUtc="2026-04-21T19:49:00Z">
        <w:r>
          <w:delText xml:space="preserve">The set of studies presented here regard communication as a means for solving coordination problems. In the simplest small-world scenario an utterance or symbol, such as a graphic display, provided by a helpful interlocutor should enable an addressee to shift attention to, or help decide for one out of two options that are relevant in a particular practical context and even in the absence of conventions (Wittgenstein, 2009). </w:delText>
        </w:r>
      </w:del>
      <w:r>
        <w:t xml:space="preserve">The context in the studies presented below is provided by a game of hide and seek and the options are two hiding places that are distinct by means of the graphic displays they are marked with. The aim was to test at what age </w:t>
      </w:r>
      <w:r>
        <w:lastRenderedPageBreak/>
        <w:t xml:space="preserve">children become able to spontaneously </w:t>
      </w:r>
      <w:del w:id="206" w:author="Revision" w:date="2026-04-21T21:49:00Z" w16du:dateUtc="2026-04-21T19:49:00Z">
        <w:r>
          <w:delText>use graphic displays employing</w:delText>
        </w:r>
      </w:del>
      <w:ins w:id="207" w:author="Revision" w:date="2026-04-21T21:49:00Z" w16du:dateUtc="2026-04-21T19:49:00Z">
        <w:r>
          <w:t>match cue and target along</w:t>
        </w:r>
      </w:ins>
      <w:r>
        <w:t xml:space="preserve"> various dimensions of symbol-referent relationships. For this, the graphic displays presented as </w:t>
      </w:r>
      <w:del w:id="208" w:author="Revision" w:date="2026-04-21T21:49:00Z" w16du:dateUtc="2026-04-21T19:49:00Z">
        <w:r>
          <w:delText>referents</w:delText>
        </w:r>
      </w:del>
      <w:ins w:id="209" w:author="Revision" w:date="2026-04-21T21:49:00Z" w16du:dateUtc="2026-04-21T19:49:00Z">
        <w:r>
          <w:t>choice options</w:t>
        </w:r>
      </w:ins>
      <w:r>
        <w:t xml:space="preserve"> were designed to saliently differ in one relevant dimension and to be as similar as possible with regard to other </w:t>
      </w:r>
      <w:del w:id="210" w:author="Revision" w:date="2026-04-21T21:49:00Z" w16du:dateUtc="2026-04-21T19:49:00Z">
        <w:r>
          <w:delText xml:space="preserve">surface </w:delText>
        </w:r>
      </w:del>
      <w:r>
        <w:t xml:space="preserve">features. The </w:t>
      </w:r>
      <w:del w:id="211" w:author="Revision" w:date="2026-04-21T21:49:00Z" w16du:dateUtc="2026-04-21T19:49:00Z">
        <w:r>
          <w:delText>referent</w:delText>
        </w:r>
      </w:del>
      <w:ins w:id="212" w:author="Revision" w:date="2026-04-21T21:49:00Z" w16du:dateUtc="2026-04-21T19:49:00Z">
        <w:r>
          <w:t>cue</w:t>
        </w:r>
      </w:ins>
      <w:r>
        <w:t xml:space="preserve">, on the other hand, was a reduced and less straight-lined graphic display akin to a hand drawing that had something in common with one of the </w:t>
      </w:r>
      <w:del w:id="213" w:author="Revision" w:date="2026-04-21T21:49:00Z" w16du:dateUtc="2026-04-21T19:49:00Z">
        <w:r>
          <w:delText>referents</w:delText>
        </w:r>
      </w:del>
      <w:ins w:id="214" w:author="Revision" w:date="2026-04-21T21:49:00Z" w16du:dateUtc="2026-04-21T19:49:00Z">
        <w:r>
          <w:t>choice options</w:t>
        </w:r>
      </w:ins>
      <w:r>
        <w:t xml:space="preserve"> and </w:t>
      </w:r>
      <w:del w:id="215" w:author="Revision" w:date="2026-04-21T21:49:00Z" w16du:dateUtc="2026-04-21T19:49:00Z">
        <w:r>
          <w:delText>is</w:delText>
        </w:r>
      </w:del>
      <w:ins w:id="216" w:author="Revision" w:date="2026-04-21T21:49:00Z" w16du:dateUtc="2026-04-21T19:49:00Z">
        <w:r>
          <w:t>was</w:t>
        </w:r>
      </w:ins>
      <w:r>
        <w:t xml:space="preserve"> thereby referring to it</w:t>
      </w:r>
      <w:del w:id="217" w:author="Revision" w:date="2026-04-21T21:49:00Z" w16du:dateUtc="2026-04-21T19:49:00Z">
        <w:r>
          <w:delText xml:space="preserve"> while it remains distinct with regard to other surface features.</w:delText>
        </w:r>
      </w:del>
      <w:ins w:id="218" w:author="Revision" w:date="2026-04-21T21:49:00Z" w16du:dateUtc="2026-04-21T19:49:00Z">
        <w:r>
          <w:t>.</w:t>
        </w:r>
      </w:ins>
      <w:r>
        <w:t xml:space="preserve"> In test trials, one of the </w:t>
      </w:r>
      <w:del w:id="219" w:author="Revision" w:date="2026-04-21T21:49:00Z" w16du:dateUtc="2026-04-21T19:49:00Z">
        <w:r>
          <w:delText>possible referents</w:delText>
        </w:r>
      </w:del>
      <w:ins w:id="220" w:author="Revision" w:date="2026-04-21T21:49:00Z" w16du:dateUtc="2026-04-21T19:49:00Z">
        <w:r>
          <w:t>choice options</w:t>
        </w:r>
      </w:ins>
      <w:r>
        <w:t xml:space="preserve"> serves as a target and the other as a distractor. For counterbalancing, a second </w:t>
      </w:r>
      <w:del w:id="221" w:author="Revision" w:date="2026-04-21T21:49:00Z" w16du:dateUtc="2026-04-21T19:49:00Z">
        <w:r>
          <w:delText>referent</w:delText>
        </w:r>
      </w:del>
      <w:ins w:id="222" w:author="Revision" w:date="2026-04-21T21:49:00Z" w16du:dateUtc="2026-04-21T19:49:00Z">
        <w:r>
          <w:t>cue</w:t>
        </w:r>
      </w:ins>
      <w:r>
        <w:t xml:space="preserve"> was designed to refer to the other </w:t>
      </w:r>
      <w:del w:id="223" w:author="Revision" w:date="2026-04-21T21:49:00Z" w16du:dateUtc="2026-04-21T19:49:00Z">
        <w:r>
          <w:delText>target</w:delText>
        </w:r>
      </w:del>
      <w:ins w:id="224" w:author="Revision" w:date="2026-04-21T21:49:00Z" w16du:dateUtc="2026-04-21T19:49:00Z">
        <w:r>
          <w:t>choice option</w:t>
        </w:r>
      </w:ins>
      <w:r>
        <w:t xml:space="preserve">, such that across participants the same </w:t>
      </w:r>
      <w:del w:id="225" w:author="Revision" w:date="2026-04-21T21:49:00Z" w16du:dateUtc="2026-04-21T19:49:00Z">
        <w:r>
          <w:delText>referents</w:delText>
        </w:r>
      </w:del>
      <w:ins w:id="226" w:author="Revision" w:date="2026-04-21T21:49:00Z" w16du:dateUtc="2026-04-21T19:49:00Z">
        <w:r>
          <w:t>choice options</w:t>
        </w:r>
      </w:ins>
      <w:r>
        <w:t xml:space="preserve">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w:t>
      </w:r>
      <w:del w:id="227" w:author="Revision" w:date="2026-04-21T21:49:00Z" w16du:dateUtc="2026-04-21T19:49:00Z">
        <w:r>
          <w:delText>referents</w:delText>
        </w:r>
      </w:del>
      <w:ins w:id="228" w:author="Revision" w:date="2026-04-21T21:49:00Z" w16du:dateUtc="2026-04-21T19:49:00Z">
        <w:r>
          <w:t>cues</w:t>
        </w:r>
      </w:ins>
      <w:r>
        <w:t xml:space="preserve"> (outline drawings of a square and circle). During test, participants are presented with four test trials per condition, each composed of the shapes of a single column. During testing, a child sees each trial combination only once and with only one of the two possible cues. Across children, the position (left/right) of the </w:t>
      </w:r>
      <w:del w:id="229" w:author="Revision" w:date="2026-04-21T21:49:00Z" w16du:dateUtc="2026-04-21T19:49:00Z">
        <w:r>
          <w:delText>referent</w:delText>
        </w:r>
      </w:del>
      <w:ins w:id="230" w:author="Revision" w:date="2026-04-21T21:49:00Z" w16du:dateUtc="2026-04-21T19:49:00Z">
        <w:r>
          <w:t>target</w:t>
        </w:r>
      </w:ins>
      <w:r>
        <w:t>, and the identity of the cue are counterbalanced</w:t>
      </w:r>
      <w:ins w:id="231" w:author="Revision" w:date="2026-04-21T21:49:00Z" w16du:dateUtc="2026-04-21T19:49:00Z">
        <w:r>
          <w:t>. For the convenience of the reader, all stimuli employed across studies are presented with the results for each condition in figures 2, 3, and 4 respectively</w:t>
        </w:r>
      </w:ins>
      <w:r>
        <w:t>.</w:t>
      </w:r>
    </w:p>
    <w:p w14:paraId="101E8A90" w14:textId="77777777" w:rsidR="00500EDE" w:rsidRDefault="00000000" w:rsidP="00F8447A">
      <w:pPr>
        <w:pStyle w:val="berschrift2"/>
        <w:jc w:val="both"/>
      </w:pPr>
      <w:bookmarkStart w:id="232" w:name="data-handling-and-analyses"/>
      <w:bookmarkEnd w:id="204"/>
      <w:r>
        <w:lastRenderedPageBreak/>
        <w:t>Data Handling and Analyses</w:t>
      </w:r>
    </w:p>
    <w:p w14:paraId="7EB66F7B" w14:textId="77777777" w:rsidR="00500EDE" w:rsidRDefault="00000000" w:rsidP="00F8447A">
      <w:pPr>
        <w:pStyle w:val="FirstParagraph"/>
        <w:jc w:val="both"/>
        <w:rPr>
          <w:ins w:id="233" w:author="Revision" w:date="2026-04-21T21:49:00Z" w16du:dateUtc="2026-04-21T19:49:00Z"/>
        </w:rPr>
      </w:pPr>
      <w:ins w:id="234" w:author="Revision" w:date="2026-04-21T21:49:00Z" w16du:dateUtc="2026-04-21T19:49:00Z">
        <w:r>
          <w:t xml:space="preserve">Upon touching the screen, </w:t>
        </w:r>
      </w:ins>
      <w:r>
        <w:t xml:space="preserve">children’s choices were logged </w:t>
      </w:r>
      <w:del w:id="235" w:author="Revision" w:date="2026-04-21T21:49:00Z" w16du:dateUtc="2026-04-21T19:49:00Z">
        <w:r>
          <w:delText>by the experimental script</w:delText>
        </w:r>
      </w:del>
      <w:ins w:id="236" w:author="Revision" w:date="2026-04-21T21:49:00Z" w16du:dateUtc="2026-04-21T19:49:00Z">
        <w:r>
          <w:t>and immediately coded</w:t>
        </w:r>
      </w:ins>
      <w:r>
        <w:t xml:space="preserve"> as correct or incorrect</w:t>
      </w:r>
      <w:del w:id="237" w:author="Revision" w:date="2026-04-21T21:49:00Z" w16du:dateUtc="2026-04-21T19:49:00Z">
        <w:r>
          <w:delText>. The analyses modeled</w:delText>
        </w:r>
      </w:del>
      <w:ins w:id="238" w:author="Revision" w:date="2026-04-21T21:49:00Z" w16du:dateUtc="2026-04-21T19:49:00Z">
        <w:r>
          <w:t xml:space="preserve"> by the code running the stimulus presentation. To evaluate how</w:t>
        </w:r>
      </w:ins>
      <w:r>
        <w:t xml:space="preserve"> children’s </w:t>
      </w:r>
      <w:del w:id="239" w:author="Revision" w:date="2026-04-21T21:49:00Z" w16du:dateUtc="2026-04-21T19:49:00Z">
        <w:r>
          <w:delText>binary choices</w:delText>
        </w:r>
      </w:del>
      <w:ins w:id="240" w:author="Revision" w:date="2026-04-21T21:49:00Z" w16du:dateUtc="2026-04-21T19:49:00Z">
        <w:r>
          <w:t>ability</w:t>
        </w:r>
      </w:ins>
      <w:r>
        <w:t xml:space="preserve"> to </w:t>
      </w:r>
      <w:del w:id="241" w:author="Revision" w:date="2026-04-21T21:49:00Z" w16du:dateUtc="2026-04-21T19:49:00Z">
        <w:r>
          <w:delText>estimate the probability of interpreting</w:delText>
        </w:r>
      </w:del>
      <w:ins w:id="242" w:author="Revision" w:date="2026-04-21T21:49:00Z" w16du:dateUtc="2026-04-21T19:49:00Z">
        <w:r>
          <w:t>interpret</w:t>
        </w:r>
      </w:ins>
      <w:r>
        <w:t xml:space="preserve"> cues </w:t>
      </w:r>
      <w:del w:id="243" w:author="Revision" w:date="2026-04-21T21:49:00Z" w16du:dateUtc="2026-04-21T19:49:00Z">
        <w:r>
          <w:delText xml:space="preserve">correctly and evalutate how this varied as a function of </w:delText>
        </w:r>
      </w:del>
      <w:ins w:id="244" w:author="Revision" w:date="2026-04-21T21:49:00Z" w16du:dateUtc="2026-04-21T19:49:00Z">
        <w:r>
          <w:t xml:space="preserve">varies by </w:t>
        </w:r>
      </w:ins>
      <w:r>
        <w:t>age and condition</w:t>
      </w:r>
      <w:del w:id="245" w:author="Revision" w:date="2026-04-21T21:49:00Z" w16du:dateUtc="2026-04-21T19:49:00Z">
        <w:r>
          <w:delText>. We fitted</w:delText>
        </w:r>
      </w:del>
      <w:ins w:id="246" w:author="Revision" w:date="2026-04-21T21:49:00Z" w16du:dateUtc="2026-04-21T19:49:00Z">
        <w:r>
          <w:t>, we employed</w:t>
        </w:r>
      </w:ins>
      <w:r>
        <w:t xml:space="preserve"> Bayesian Logistic Generalized Linear Mixed Models (GLMMs</w:t>
      </w:r>
      <w:del w:id="247" w:author="Revision" w:date="2026-04-21T21:49:00Z" w16du:dateUtc="2026-04-21T19:49:00Z">
        <w:r>
          <w:delText>) with</w:delText>
        </w:r>
      </w:del>
      <w:ins w:id="248" w:author="Revision" w:date="2026-04-21T21:49:00Z" w16du:dateUtc="2026-04-21T19:49:00Z">
        <w:r>
          <w:t>).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w:t>
        </w:r>
      </w:ins>
      <w:r>
        <w:t xml:space="preserve"> fixed effects for condition, </w:t>
      </w:r>
      <w:del w:id="249" w:author="Revision" w:date="2026-04-21T21:49:00Z" w16du:dateUtc="2026-04-21T19:49:00Z">
        <w:r>
          <w:delText xml:space="preserve">standardized </w:delText>
        </w:r>
      </w:del>
      <w:r>
        <w:t>age</w:t>
      </w:r>
      <w:del w:id="250" w:author="Revision" w:date="2026-04-21T21:49:00Z" w16du:dateUtc="2026-04-21T19:49:00Z">
        <w:r>
          <w:delText>,</w:delText>
        </w:r>
      </w:del>
      <w:ins w:id="251" w:author="Revision" w:date="2026-04-21T21:49:00Z" w16du:dateUtc="2026-04-21T19:49:00Z">
        <w:r>
          <w:t xml:space="preserve"> as well as</w:t>
        </w:r>
      </w:ins>
      <w:r>
        <w:t xml:space="preserve"> their interaction</w:t>
      </w:r>
      <w:del w:id="252" w:author="Revision" w:date="2026-04-21T21:49:00Z" w16du:dateUtc="2026-04-21T19:49:00Z">
        <w:r>
          <w:delText xml:space="preserve">, as well as </w:delText>
        </w:r>
      </w:del>
      <w:ins w:id="253" w:author="Revision" w:date="2026-04-21T21:49:00Z" w16du:dateUtc="2026-04-21T19:49:00Z">
        <w:r>
          <w:t xml:space="preserve"> as primary predictors. In addition, we included a fixed effect of </w:t>
        </w:r>
      </w:ins>
      <w:r>
        <w:t xml:space="preserve">trial number, </w:t>
      </w:r>
      <w:del w:id="254" w:author="Revision" w:date="2026-04-21T21:49:00Z" w16du:dateUtc="2026-04-21T19:49:00Z">
        <w:r>
          <w:delText xml:space="preserve">and </w:delText>
        </w:r>
      </w:del>
      <w:ins w:id="255" w:author="Revision" w:date="2026-04-21T21:49:00Z" w16du:dateUtc="2026-04-21T19:49:00Z">
        <w:r>
          <w:t xml:space="preserve">to control for learning or fatigue, and a fixed effect of </w:t>
        </w:r>
      </w:ins>
      <w:r>
        <w:t xml:space="preserve">sex. To account for </w:t>
      </w:r>
      <w:del w:id="256" w:author="Revision" w:date="2026-04-21T21:49:00Z" w16du:dateUtc="2026-04-21T19:49:00Z">
        <w:r>
          <w:delText>subject-level variability</w:delText>
        </w:r>
      </w:del>
      <w:ins w:id="257" w:author="Revision" w:date="2026-04-21T21:49:00Z" w16du:dateUtc="2026-04-21T19:49:00Z">
        <w:r>
          <w:t>the possibility that some children may be better at the task than others</w:t>
        </w:r>
      </w:ins>
      <w:r>
        <w:t xml:space="preserve">, we included random intercepts </w:t>
      </w:r>
      <w:del w:id="258" w:author="Revision" w:date="2026-04-21T21:49:00Z" w16du:dateUtc="2026-04-21T19:49:00Z">
        <w:r>
          <w:delText xml:space="preserve">and </w:delText>
        </w:r>
      </w:del>
      <w:ins w:id="259" w:author="Revision" w:date="2026-04-21T21:49:00Z" w16du:dateUtc="2026-04-21T19:49:00Z">
        <w:r>
          <w:t xml:space="preserve">for each participant. We also included </w:t>
        </w:r>
      </w:ins>
      <w:r>
        <w:t>random slopes for trial number</w:t>
      </w:r>
      <w:del w:id="260" w:author="Revision" w:date="2026-04-21T21:49:00Z" w16du:dateUtc="2026-04-21T19:49:00Z">
        <w:r>
          <w:delText xml:space="preserve"> by participant. </w:delText>
        </w:r>
      </w:del>
      <w:ins w:id="261" w:author="Revision" w:date="2026-04-21T21:49:00Z" w16du:dateUtc="2026-04-21T19:49:00Z">
        <w:r>
          <w:t xml:space="preserve">, allowing potential effects of learning or fatigue to vary from child to child. To facilitate processing and interpretability, </w:t>
        </w:r>
      </w:ins>
      <w:r>
        <w:t>age and trial number were standardized</w:t>
      </w:r>
      <w:ins w:id="262" w:author="Revision" w:date="2026-04-21T21:49:00Z" w16du:dateUtc="2026-04-21T19:49:00Z">
        <w:r>
          <w:t xml:space="preserve"> to a natural mean of 0</w:t>
        </w:r>
      </w:ins>
      <w:r>
        <w:t xml:space="preserve"> prior to modeling. The full model notation was </w:t>
      </w:r>
      <w:r>
        <w:rPr>
          <w:rStyle w:val="VerbatimChar"/>
        </w:rPr>
        <w:t>correct ~ condition*z.age + z.trial + sex + (z.trial | subid)</w:t>
      </w:r>
      <w:r>
        <w:t xml:space="preserve">. </w:t>
      </w:r>
      <w:del w:id="263" w:author="Revision" w:date="2026-04-21T21:49:00Z" w16du:dateUtc="2026-04-21T19:49:00Z">
        <w:r>
          <w:delText>To evaluate</w:delText>
        </w:r>
      </w:del>
      <w:ins w:id="264" w:author="Revision" w:date="2026-04-21T21:49:00Z" w16du:dateUtc="2026-04-21T19:49:00Z">
        <w:r>
          <w:t>In line with best-practice conventions, we evaluated</w:t>
        </w:r>
      </w:ins>
      <w:r>
        <w:t xml:space="preserve"> the relevance of age and condition for children’s performance</w:t>
      </w:r>
      <w:del w:id="265" w:author="Revision" w:date="2026-04-21T21:49:00Z" w16du:dateUtc="2026-04-21T19:49:00Z">
        <w:r>
          <w:delText xml:space="preserve">, a </w:delText>
        </w:r>
      </w:del>
      <w:ins w:id="266" w:author="Revision" w:date="2026-04-21T21:49:00Z" w16du:dateUtc="2026-04-21T19:49:00Z">
        <w:r>
          <w:t xml:space="preserve"> prior to interpreting coefficients. For this, the </w:t>
        </w:r>
      </w:ins>
      <w:r>
        <w:t xml:space="preserve">full model </w:t>
      </w:r>
      <w:ins w:id="267" w:author="Revision" w:date="2026-04-21T21:49:00Z" w16du:dateUtc="2026-04-21T19:49:00Z">
        <w:r>
          <w:t xml:space="preserve">outlined above </w:t>
        </w:r>
      </w:ins>
      <w:r>
        <w:t>was compared with a reduced model lacking the interaction of age and condition</w:t>
      </w:r>
      <w:del w:id="268" w:author="Revision" w:date="2026-04-21T21:49:00Z" w16du:dateUtc="2026-04-21T19:49:00Z">
        <w:r>
          <w:delText xml:space="preserve"> using</w:delText>
        </w:r>
      </w:del>
      <w:ins w:id="269" w:author="Revision" w:date="2026-04-21T21:49:00Z" w16du:dateUtc="2026-04-21T19:49:00Z">
        <w:r>
          <w:t>. To assess the fit and relative explanatory power of either model, we used</w:t>
        </w:r>
      </w:ins>
      <w:r>
        <w:t xml:space="preserve"> Widely Applicable Information Criterion (WAIC) scores and weights (McElreath, 2018) as well as the difference in Expected Log Predictive Density (ELPD) via the function </w:t>
      </w:r>
      <w:r>
        <w:rPr>
          <w:i/>
          <w:iCs/>
        </w:rPr>
        <w:t>loo_compare</w:t>
      </w:r>
      <w:del w:id="270" w:author="Revision" w:date="2026-04-21T21:49:00Z" w16du:dateUtc="2026-04-21T19:49:00Z">
        <w:r>
          <w:delText>. In</w:delText>
        </w:r>
      </w:del>
      <w:ins w:id="271" w:author="Revision" w:date="2026-04-21T21:49:00Z" w16du:dateUtc="2026-04-21T19:49:00Z">
        <w:r>
          <w:t xml:space="preserve"> (Sivula, Magnusson, </w:t>
        </w:r>
        <w:r>
          <w:lastRenderedPageBreak/>
          <w:t>Matamoros, &amp; Vehtari, 2020). Across</w:t>
        </w:r>
      </w:ins>
      <w:r>
        <w:t xml:space="preserve"> all studies, the preregistered full model </w:t>
      </w:r>
      <w:del w:id="272" w:author="Revision" w:date="2026-04-21T21:49:00Z" w16du:dateUtc="2026-04-21T19:49:00Z">
        <w:r>
          <w:delText>appeared</w:delText>
        </w:r>
      </w:del>
      <w:ins w:id="273" w:author="Revision" w:date="2026-04-21T21:49:00Z" w16du:dateUtc="2026-04-21T19:49:00Z">
        <w:r>
          <w:t>proved</w:t>
        </w:r>
      </w:ins>
      <w:r>
        <w:t xml:space="preserve"> superior or equally predictive</w:t>
      </w:r>
      <w:del w:id="274" w:author="Revision" w:date="2026-04-21T21:49:00Z" w16du:dateUtc="2026-04-21T19:49:00Z">
        <w:r>
          <w:delText xml:space="preserve"> as the null model</w:delText>
        </w:r>
      </w:del>
      <w:r>
        <w:t xml:space="preserve">. Model estimates were inspected for the different predictors including their 95% Credible Interval (CrI). In each study, the condition hypothesized as the most simple was set as the reference level within conditions. </w:t>
      </w:r>
      <w:del w:id="275" w:author="Revision" w:date="2026-04-21T21:49:00Z" w16du:dateUtc="2026-04-21T19:49:00Z">
        <w:r>
          <w:delText>To</w:delText>
        </w:r>
      </w:del>
      <w:ins w:id="276" w:author="Revision" w:date="2026-04-21T21:49:00Z" w16du:dateUtc="2026-04-21T19:49:00Z">
        <w:r>
          <w:t xml:space="preserve">All models were implemented in Stan (Stan Development Team, n.d.) via the function </w:t>
        </w:r>
        <w:r>
          <w:rPr>
            <w:i/>
            <w:iCs/>
          </w:rPr>
          <w:t>brm</w:t>
        </w:r>
        <w:r>
          <w:t xml:space="preserve"> of the package </w:t>
        </w:r>
        <w:r>
          <w:rPr>
            <w:i/>
            <w:iCs/>
          </w:rPr>
          <w:t>brms</w:t>
        </w:r>
        <w:r>
          <w:t xml:space="preserve"> (Bürkner, 2017).</w:t>
        </w:r>
      </w:ins>
    </w:p>
    <w:p w14:paraId="37DFB23A" w14:textId="77777777" w:rsidR="00500EDE" w:rsidRDefault="00000000" w:rsidP="00F8447A">
      <w:pPr>
        <w:pStyle w:val="Textkrper"/>
        <w:jc w:val="both"/>
        <w:rPr>
          <w:ins w:id="277" w:author="Revision" w:date="2026-04-21T21:49:00Z" w16du:dateUtc="2026-04-21T19:49:00Z"/>
        </w:rPr>
      </w:pPr>
      <w:ins w:id="278" w:author="Revision" w:date="2026-04-21T21:49:00Z" w16du:dateUtc="2026-04-21T19:49:00Z">
        <w:r>
          <w:t xml:space="preserve">In order to answer our main research question of when children systematically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figures 2, 3, and 4).</w:t>
        </w:r>
      </w:ins>
    </w:p>
    <w:p w14:paraId="2F8E2325" w14:textId="77777777" w:rsidR="00AE3AC5" w:rsidRDefault="00000000" w:rsidP="00FD67B5">
      <w:pPr>
        <w:pStyle w:val="FirstParagraph"/>
        <w:jc w:val="both"/>
        <w:rPr>
          <w:del w:id="279" w:author="Revision" w:date="2026-04-21T21:49:00Z" w16du:dateUtc="2026-04-21T19:49:00Z"/>
        </w:rPr>
      </w:pPr>
      <w:ins w:id="280" w:author="Revision" w:date="2026-04-21T21:49:00Z" w16du:dateUtc="2026-04-21T19:49:00Z">
        <w:r>
          <w:t>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w:t>
        </w:r>
      </w:ins>
      <w:r>
        <w:t xml:space="preserve"> evaluate variability at the level of the items tested, additional exploratory analyses included item level random effects (Model notation </w:t>
      </w:r>
      <w:r>
        <w:rPr>
          <w:rStyle w:val="VerbatimChar"/>
        </w:rPr>
        <w:t>correct ~ condition*z.age +z.trial +z.sex +(z.trial|id) +(z.age|item)</w:t>
      </w:r>
      <w:r>
        <w:t xml:space="preserve">). </w:t>
      </w:r>
      <w:del w:id="281" w:author="Revision" w:date="2026-04-21T21:49:00Z" w16du:dateUtc="2026-04-21T19:49:00Z">
        <w:r>
          <w:delText xml:space="preserve">All Bayesian models used default priors and were run in Stan (Stan Development Team, n.d.) via the function </w:delText>
        </w:r>
        <w:r>
          <w:rPr>
            <w:i/>
            <w:iCs/>
          </w:rPr>
          <w:delText>brm</w:delText>
        </w:r>
        <w:r>
          <w:delText xml:space="preserve"> of the package </w:delText>
        </w:r>
        <w:r>
          <w:rPr>
            <w:i/>
            <w:iCs/>
          </w:rPr>
          <w:delText>brms</w:delText>
        </w:r>
        <w:r>
          <w:delText xml:space="preserve"> (Bürkner, 2017). To answer </w:delText>
        </w:r>
        <w:r>
          <w:lastRenderedPageBreak/>
          <w:delText xml:space="preserve">the main research question of when children as a group systematically make correct choices in any of the conditions outlined below, we followed the approach of House and colleagues (House et al., 2013) and plotted the model estimates graphically as a smoothed curve surrounded by the respective confidence intervals. We fitted models to predict the developmental trajectory (with 95% CrI) of group level performance drawn from values of the posterior predicted distribution via the function </w:delText>
        </w:r>
        <w:r>
          <w:rPr>
            <w:i/>
            <w:iCs/>
          </w:rPr>
          <w:delText>fitted</w:delText>
        </w:r>
        <w:r>
          <w:delText>. These trajectories and CrIs were plotted by age. The criterion for settling when children performed above chance was the point at which the lower bound of the 95% CrI for a particular trajectory did no longer overlap with a mid-line demarcating the 50% chance level. All analyses were preregistered prior to data collection. Analyses deviate from the preregistered analyses when comparing models via ELPD differences (Sivula, Magnusson, Matamoros, &amp; Vehtari, 2020). This was simply not as common by the time of preregistration.</w:delText>
        </w:r>
      </w:del>
    </w:p>
    <w:p w14:paraId="1BC52E51" w14:textId="77777777" w:rsidR="00500EDE" w:rsidRDefault="00000000" w:rsidP="00F8447A">
      <w:pPr>
        <w:pStyle w:val="Textkrper"/>
        <w:jc w:val="both"/>
      </w:pPr>
      <w:r>
        <w:t>For brevity, tables outlining the coefficients for the final models were moved to the supplementary materials along with the exploratory item-level analyses outlined above. The supplements also provide conventional analyses binning participants according to their age in years</w:t>
      </w:r>
      <w:del w:id="282" w:author="Revision" w:date="2026-04-21T21:49:00Z" w16du:dateUtc="2026-04-21T19:49:00Z">
        <w:r>
          <w:delText>. To test whether group-level performance was</w:delText>
        </w:r>
      </w:del>
      <w:ins w:id="283" w:author="Revision" w:date="2026-04-21T21:49:00Z" w16du:dateUtc="2026-04-21T19:49:00Z">
        <w:r>
          <w:t xml:space="preserve"> for readers that are less familiar with the analyses described</w:t>
        </w:r>
      </w:ins>
      <w:r>
        <w:t xml:space="preserve"> above</w:t>
      </w:r>
      <w:del w:id="284" w:author="Revision" w:date="2026-04-21T21:49:00Z" w16du:dateUtc="2026-04-21T19:49:00Z">
        <w:r>
          <w:delText xml:space="preserve"> chance in all experimental groups</w:delText>
        </w:r>
      </w:del>
      <w:ins w:id="285" w:author="Revision" w:date="2026-04-21T21:49:00Z" w16du:dateUtc="2026-04-21T19:49:00Z">
        <w:r>
          <w:t>. In the supplements</w:t>
        </w:r>
      </w:ins>
      <w:r>
        <w:t xml:space="preserve">, two-tailed one-sample t-tests with a chance level set to .5 were computed </w:t>
      </w:r>
      <w:del w:id="286" w:author="Revision" w:date="2026-04-21T21:49:00Z" w16du:dateUtc="2026-04-21T19:49:00Z">
        <w:r>
          <w:delText>and are accompanied by</w:delText>
        </w:r>
      </w:del>
      <w:ins w:id="287" w:author="Revision" w:date="2026-04-21T21:49:00Z" w16du:dateUtc="2026-04-21T19:49:00Z">
        <w:r>
          <w:t>for participants binned according to year of age. Here,</w:t>
        </w:r>
      </w:ins>
      <w:r>
        <w:t xml:space="preserve"> Cohen’s </w:t>
      </w:r>
      <w:r>
        <w:rPr>
          <w:i/>
          <w:iCs/>
        </w:rPr>
        <w:t>d</w:t>
      </w:r>
      <w:ins w:id="288" w:author="Revision" w:date="2026-04-21T21:49:00Z" w16du:dateUtc="2026-04-21T19:49:00Z">
        <w:r>
          <w:t xml:space="preserve"> is provided</w:t>
        </w:r>
      </w:ins>
      <w:r>
        <w:t xml:space="preserve"> as a standardized effect size for significance testing.</w:t>
      </w:r>
    </w:p>
    <w:p w14:paraId="768EABB2" w14:textId="77777777" w:rsidR="00500EDE" w:rsidRDefault="00000000" w:rsidP="00F8447A">
      <w:pPr>
        <w:pStyle w:val="berschrift1"/>
        <w:jc w:val="both"/>
      </w:pPr>
      <w:bookmarkStart w:id="289" w:name="study-1"/>
      <w:bookmarkEnd w:id="187"/>
      <w:bookmarkEnd w:id="232"/>
      <w:r>
        <w:t>Study 1</w:t>
      </w:r>
    </w:p>
    <w:p w14:paraId="5A5DB670" w14:textId="77777777" w:rsidR="00500EDE" w:rsidRDefault="00000000" w:rsidP="00F8447A">
      <w:pPr>
        <w:pStyle w:val="FirstParagraph"/>
        <w:jc w:val="both"/>
      </w:pPr>
      <w:r>
        <w:t xml:space="preserve">Study 1 aimed to establish a baseline for children’s performance and for evaluating task demands by providing the simplest symbol-referent relationship possible, where the cue is a </w:t>
      </w:r>
      <w:r>
        <w:lastRenderedPageBreak/>
        <w:t>direct representation of the target (</w:t>
      </w:r>
      <w:r>
        <w:rPr>
          <w:i/>
          <w:iCs/>
        </w:rPr>
        <w:t>Representation</w:t>
      </w:r>
      <w:del w:id="290" w:author="Revision" w:date="2026-04-21T21:49:00Z" w16du:dateUtc="2026-04-21T19:49:00Z">
        <w:r>
          <w:delText>).</w:delText>
        </w:r>
      </w:del>
      <w:ins w:id="291" w:author="Revision" w:date="2026-04-21T21:49:00Z" w16du:dateUtc="2026-04-21T19:49:00Z">
        <w:r>
          <w:t>), which children should master at the end of the third year (T. Callaghan, 1999, 2000).</w:t>
        </w:r>
      </w:ins>
      <w:r>
        <w:t xml:space="preserve"> From this, three further conditions were derived that were also employing form or shape as a means for establishing reference but that were less iconic by either reducing the amount of information provided (</w:t>
      </w:r>
      <w:r>
        <w:rPr>
          <w:i/>
          <w:iCs/>
        </w:rPr>
        <w:t>Pars Pro Toto</w:t>
      </w:r>
      <w:r>
        <w:t xml:space="preserve">), or the amount of similarity between </w:t>
      </w:r>
      <w:del w:id="292" w:author="Revision" w:date="2026-04-21T21:49:00Z" w16du:dateUtc="2026-04-21T19:49:00Z">
        <w:r>
          <w:delText>symbol</w:delText>
        </w:r>
      </w:del>
      <w:ins w:id="293" w:author="Revision" w:date="2026-04-21T21:49:00Z" w16du:dateUtc="2026-04-21T19:49:00Z">
        <w:r>
          <w:t>cue</w:t>
        </w:r>
      </w:ins>
      <w:r>
        <w:t xml:space="preserve"> and </w:t>
      </w:r>
      <w:del w:id="294" w:author="Revision" w:date="2026-04-21T21:49:00Z" w16du:dateUtc="2026-04-21T19:49:00Z">
        <w:r>
          <w:delText>referent</w:delText>
        </w:r>
      </w:del>
      <w:ins w:id="295" w:author="Revision" w:date="2026-04-21T21:49:00Z" w16du:dateUtc="2026-04-21T19:49:00Z">
        <w:r>
          <w:t>target</w:t>
        </w:r>
      </w:ins>
      <w:r>
        <w:t xml:space="preserve"> (</w:t>
      </w:r>
      <w:r>
        <w:rPr>
          <w:i/>
          <w:iCs/>
        </w:rPr>
        <w:t>Simple Form Analogy, Complex Form Analogy</w:t>
      </w:r>
      <w:r>
        <w:t xml:space="preserve">). </w:t>
      </w:r>
      <w:del w:id="296" w:author="Revision" w:date="2026-04-21T21:49:00Z" w16du:dateUtc="2026-04-21T19:49:00Z">
        <w:r>
          <w:delText>We hypothesized (</w:delText>
        </w:r>
      </w:del>
      <w:ins w:id="297" w:author="Revision" w:date="2026-04-21T21:49:00Z" w16du:dateUtc="2026-04-21T19:49:00Z">
        <w:r>
          <w:t xml:space="preserve">With </w:t>
        </w:r>
        <w:r>
          <w:rPr>
            <w:i/>
            <w:iCs/>
          </w:rPr>
          <w:t>Pars Pro Toto</w:t>
        </w:r>
        <w:r>
          <w:t xml:space="preserve"> likely being more challenging than Representation due to the completion required, </w:t>
        </w:r>
      </w:ins>
      <w:r>
        <w:t xml:space="preserve">and </w:t>
      </w:r>
      <w:ins w:id="298" w:author="Revision" w:date="2026-04-21T21:49:00Z" w16du:dateUtc="2026-04-21T19:49:00Z">
        <w:r>
          <w:t xml:space="preserve">form analogies being relatively abstract, our </w:t>
        </w:r>
      </w:ins>
      <w:r>
        <w:t>preregistered</w:t>
      </w:r>
      <w:del w:id="299" w:author="Revision" w:date="2026-04-21T21:49:00Z" w16du:dateUtc="2026-04-21T19:49:00Z">
        <w:r>
          <w:delText>)</w:delText>
        </w:r>
      </w:del>
      <w:ins w:id="300" w:author="Revision" w:date="2026-04-21T21:49:00Z" w16du:dateUtc="2026-04-21T19:49:00Z">
        <w:r>
          <w:t xml:space="preserve"> hypothesis was</w:t>
        </w:r>
      </w:ins>
      <w:r>
        <w:t xml:space="preserve">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582CBA62" w14:textId="77777777" w:rsidR="00500EDE" w:rsidRDefault="00000000" w:rsidP="00F8447A">
      <w:pPr>
        <w:pStyle w:val="berschrift2"/>
        <w:jc w:val="both"/>
      </w:pPr>
      <w:bookmarkStart w:id="301" w:name="stimuli"/>
      <w:r>
        <w:t>Stimuli</w:t>
      </w:r>
    </w:p>
    <w:p w14:paraId="46F71752" w14:textId="77777777" w:rsidR="00500EDE" w:rsidRDefault="00000000" w:rsidP="00F8447A">
      <w:pPr>
        <w:pStyle w:val="FirstParagraph"/>
        <w:jc w:val="both"/>
      </w:pPr>
      <w:r>
        <w:t xml:space="preserve">To make the four conditions in study 1 as comparable as possible, they are all employing the same target stimuli (cf. figure 2, panels A and B). In addition the two </w:t>
      </w:r>
      <w:del w:id="302" w:author="Revision" w:date="2026-04-21T21:49:00Z" w16du:dateUtc="2026-04-21T19:49:00Z">
        <w:r>
          <w:delText>referents</w:delText>
        </w:r>
      </w:del>
      <w:ins w:id="303" w:author="Revision" w:date="2026-04-21T21:49:00Z" w16du:dateUtc="2026-04-21T19:49:00Z">
        <w:r>
          <w:t>cues</w:t>
        </w:r>
      </w:ins>
      <w:r>
        <w:t xml:space="preserve"> within a trial can be seen as the round and square equivalents of each other. For the condition </w:t>
      </w:r>
      <w:r>
        <w:rPr>
          <w:i/>
          <w:iCs/>
        </w:rPr>
        <w:t>Representation,</w:t>
      </w:r>
      <w:r>
        <w:t xml:space="preserve"> the graphical cue is an outline drawing, of the </w:t>
      </w:r>
      <w:del w:id="304" w:author="Revision" w:date="2026-04-21T21:49:00Z" w16du:dateUtc="2026-04-21T19:49:00Z">
        <w:r>
          <w:delText>referent</w:delText>
        </w:r>
      </w:del>
      <w:ins w:id="305" w:author="Revision" w:date="2026-04-21T21:49:00Z" w16du:dateUtc="2026-04-21T19:49:00Z">
        <w:r>
          <w:t>target</w:t>
        </w:r>
      </w:ins>
      <w:r>
        <w:t xml:space="preserve">. The second condition, </w:t>
      </w:r>
      <w:r>
        <w:rPr>
          <w:i/>
          <w:iCs/>
        </w:rPr>
        <w:t>Pars Pro Toto,</w:t>
      </w:r>
      <w:r>
        <w:t xml:space="preserve"> refers to the targets by means of a part-whole relationship. This is still in principle representational but provides less information and may require children to complete the shapes according to gestalt principles. While this completion is easiest in the first two items of </w:t>
      </w:r>
      <w:r>
        <w:rPr>
          <w:i/>
          <w:iCs/>
        </w:rPr>
        <w:t>Pars pro Toto</w:t>
      </w:r>
      <w:r>
        <w:t xml:space="preserve"> due to the canonical shapes (square, circle) it is less obvious with the less canonical shapes albeit they are 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w:t>
      </w:r>
      <w:r>
        <w:lastRenderedPageBreak/>
        <w:t xml:space="preserve">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w:t>
      </w:r>
      <w:ins w:id="306" w:author="Revision" w:date="2026-04-21T21:49:00Z" w16du:dateUtc="2026-04-21T19:49:00Z">
        <w:r>
          <w:t xml:space="preserve"> employed</w:t>
        </w:r>
      </w:ins>
      <w:r>
        <w:t xml:space="preserve"> in Study 1, see figure 2 B.</w:t>
      </w:r>
    </w:p>
    <w:p w14:paraId="104676D7" w14:textId="77777777" w:rsidR="00500EDE" w:rsidRDefault="00000000" w:rsidP="00F8447A">
      <w:pPr>
        <w:pStyle w:val="berschrift2"/>
        <w:jc w:val="both"/>
      </w:pPr>
      <w:bookmarkStart w:id="307" w:name="participants-and-sample"/>
      <w:bookmarkEnd w:id="301"/>
      <w:r>
        <w:t>Participants and Sample</w:t>
      </w:r>
    </w:p>
    <w:p w14:paraId="7A49C59B" w14:textId="77777777" w:rsidR="00500EDE" w:rsidRDefault="00000000" w:rsidP="00F8447A">
      <w:pPr>
        <w:pStyle w:val="FirstParagraph"/>
        <w:jc w:val="bot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7B2ED1A7" w14:textId="77777777" w:rsidR="00500EDE" w:rsidRDefault="00000000" w:rsidP="00F8447A">
      <w:pPr>
        <w:pStyle w:val="berschrift2"/>
        <w:jc w:val="both"/>
      </w:pPr>
      <w:bookmarkStart w:id="308" w:name="results"/>
      <w:bookmarkEnd w:id="307"/>
      <w:r>
        <w:t>Results</w:t>
      </w:r>
    </w:p>
    <w:p w14:paraId="4E2DE7BB" w14:textId="77777777" w:rsidR="00500EDE" w:rsidRDefault="00000000" w:rsidP="00F8447A">
      <w:pPr>
        <w:pStyle w:val="FirstParagraph"/>
        <w:jc w:val="bot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521FD8B5" w14:textId="77777777" w:rsidR="00500EDE" w:rsidRDefault="00000000" w:rsidP="00F8447A">
      <w:pPr>
        <w:pStyle w:val="Textkrper"/>
        <w:jc w:val="both"/>
      </w:pPr>
      <w:r>
        <w:lastRenderedPageBreak/>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2AC9878C" w14:textId="77777777" w:rsidR="00500EDE" w:rsidRDefault="00000000" w:rsidP="00F8447A">
      <w:pPr>
        <w:pStyle w:val="Textkrper"/>
        <w:jc w:val="both"/>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del w:id="309" w:author="Revision" w:date="2026-04-21T21:49:00Z" w16du:dateUtc="2026-04-21T19:49:00Z">
        <w:r>
          <w:delText>reference</w:delText>
        </w:r>
      </w:del>
      <w:ins w:id="310" w:author="Revision" w:date="2026-04-21T21:49:00Z" w16du:dateUtc="2026-04-21T19:49:00Z">
        <w:r>
          <w:rPr>
            <w:i/>
            <w:iCs/>
          </w:rPr>
          <w:t>Representation</w:t>
        </w:r>
      </w:ins>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del w:id="311" w:author="Revision" w:date="2026-04-21T21:49:00Z" w16du:dateUtc="2026-04-21T19:49:00Z">
        <w:r>
          <w:delText xml:space="preserve">reference condition </w:delText>
        </w:r>
      </w:del>
      <w:r>
        <w:rPr>
          <w:i/>
          <w:iCs/>
        </w:rPr>
        <w:t>Representation</w:t>
      </w:r>
      <w:ins w:id="312" w:author="Revision" w:date="2026-04-21T21:49:00Z" w16du:dateUtc="2026-04-21T19:49:00Z">
        <w:r>
          <w:t xml:space="preserve"> condition</w:t>
        </w:r>
      </w:ins>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w:t>
      </w:r>
      <w:ins w:id="313" w:author="Revision" w:date="2026-04-21T21:49:00Z" w16du:dateUtc="2026-04-21T19:49:00Z">
        <w:r>
          <w:t xml:space="preserve"> and the respective ages of success</w:t>
        </w:r>
      </w:ins>
      <w:r>
        <w:t>, see figure 2.</w:t>
      </w:r>
    </w:p>
    <w:p w14:paraId="1061E000" w14:textId="77777777" w:rsidR="00500EDE" w:rsidRDefault="00000000" w:rsidP="00F8447A">
      <w:pPr>
        <w:pStyle w:val="CaptionedFigure"/>
        <w:framePr w:wrap="notBeside"/>
        <w:jc w:val="both"/>
      </w:pPr>
      <w:r>
        <w:rPr>
          <w:noProof/>
        </w:rPr>
        <w:lastRenderedPageBreak/>
        <w:drawing>
          <wp:inline distT="0" distB="0" distL="0" distR="0" wp14:anchorId="18CBBDB1" wp14:editId="5B38E7B8">
            <wp:extent cx="5670550" cy="3498352"/>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4"/>
                    <a:stretch>
                      <a:fillRect/>
                    </a:stretch>
                  </pic:blipFill>
                  <pic:spPr bwMode="auto">
                    <a:xfrm>
                      <a:off x="0" y="0"/>
                      <a:ext cx="5670550" cy="3498352"/>
                    </a:xfrm>
                    <a:prstGeom prst="rect">
                      <a:avLst/>
                    </a:prstGeom>
                    <a:noFill/>
                    <a:ln w="9525">
                      <a:noFill/>
                      <a:headEnd/>
                      <a:tailEnd/>
                    </a:ln>
                  </pic:spPr>
                </pic:pic>
              </a:graphicData>
            </a:graphic>
          </wp:inline>
        </w:drawing>
      </w:r>
    </w:p>
    <w:p w14:paraId="15DB272F" w14:textId="77777777" w:rsidR="00500EDE" w:rsidRDefault="00000000" w:rsidP="00F8447A">
      <w:pPr>
        <w:pStyle w:val="ImageCaption"/>
        <w:jc w:val="both"/>
      </w:pPr>
      <w:bookmarkStart w:id="314" w:name="fig:plot-study1"/>
      <w:bookmarkEnd w:id="314"/>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137AFEFC" w14:textId="77777777" w:rsidR="00500EDE" w:rsidRDefault="00000000" w:rsidP="00F8447A">
      <w:pPr>
        <w:pStyle w:val="berschrift2"/>
        <w:jc w:val="both"/>
      </w:pPr>
      <w:bookmarkStart w:id="315" w:name="discussion"/>
      <w:bookmarkEnd w:id="308"/>
      <w:r>
        <w:t>Discussion</w:t>
      </w:r>
    </w:p>
    <w:p w14:paraId="7094B2E8" w14:textId="77777777" w:rsidR="00500EDE" w:rsidRDefault="00000000" w:rsidP="00F8447A">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w:t>
      </w:r>
      <w:ins w:id="316" w:author="Revision" w:date="2026-04-21T21:49:00Z" w16du:dateUtc="2026-04-21T19:49:00Z">
        <w:r>
          <w:t xml:space="preserve">T. </w:t>
        </w:r>
      </w:ins>
      <w:r>
        <w:t>Callaghan, 1999, 2000; DeLoache &amp; Marzolf, 1992).</w:t>
      </w:r>
      <w:del w:id="317" w:author="Revision" w:date="2026-04-21T21:49:00Z" w16du:dateUtc="2026-04-21T19:49:00Z">
        <w:r>
          <w:delText xml:space="preserve"> In the context of all other conditions reported below,</w:delText>
        </w:r>
      </w:del>
      <w:r>
        <w:t xml:space="preserve"> This result establishes that the task design and setup are sufficiently clear even for the youngest children in the sample</w:t>
      </w:r>
      <w:del w:id="318" w:author="Revision" w:date="2026-04-21T21:49:00Z" w16du:dateUtc="2026-04-21T19:49:00Z">
        <w:r>
          <w:delText xml:space="preserve"> and worked well across the wide </w:delText>
        </w:r>
        <w:r>
          <w:lastRenderedPageBreak/>
          <w:delText xml:space="preserve">age-range of four years from the end of toddlerhood up into school age. </w:delText>
        </w:r>
        <w:r>
          <w:rPr>
            <w:i/>
            <w:iCs/>
          </w:rPr>
          <w:delText>Representation</w:delText>
        </w:r>
        <w:r>
          <w:delText xml:space="preserve">, thus, provides a robust and clear conceptual canvass against which the developmental patterns of all other symbol-referent relationships can be discussed. Despite using identical targets as in </w:delText>
        </w:r>
        <w:r>
          <w:rPr>
            <w:i/>
            <w:iCs/>
          </w:rPr>
          <w:delText>Representation,</w:delText>
        </w:r>
      </w:del>
      <w:ins w:id="319" w:author="Revision" w:date="2026-04-21T21:49:00Z" w16du:dateUtc="2026-04-21T19:49:00Z">
        <w:r>
          <w:t>.</w:t>
        </w:r>
      </w:ins>
      <w:r>
        <w:t xml:space="preserve"> Children succeed only at 38 months in </w:t>
      </w:r>
      <w:r>
        <w:rPr>
          <w:i/>
          <w:iCs/>
        </w:rPr>
        <w:t>Pars Pro Toto</w:t>
      </w:r>
      <w:r>
        <w:t xml:space="preserve">. The interaction with age shows that performance improves more quickly with age and that the area covered by the upper and lower CrI bounds shrinks considerably across the age range. </w:t>
      </w:r>
      <w:del w:id="320" w:author="Revision" w:date="2026-04-21T21:49:00Z" w16du:dateUtc="2026-04-21T19:49:00Z">
        <w:r>
          <w:rPr>
            <w:i/>
            <w:iCs/>
          </w:rPr>
          <w:delText>Pars Pro Toto</w:delText>
        </w:r>
        <w:r>
          <w:delText xml:space="preserve">, hence, stands out as a clear example for a task that children come to master early and within the age-range tested here, that generally is not demanding for preschoolers in general. </w:delText>
        </w:r>
      </w:del>
      <w:r>
        <w:t xml:space="preserve">In the more abstract conditions </w:t>
      </w:r>
      <w:r>
        <w:rPr>
          <w:i/>
          <w:iCs/>
        </w:rPr>
        <w:t>Simple Form Analogy</w:t>
      </w:r>
      <w:r>
        <w:t xml:space="preserve"> and </w:t>
      </w:r>
      <w:r>
        <w:rPr>
          <w:i/>
          <w:iCs/>
        </w:rPr>
        <w:t>Complex Form Analogy</w:t>
      </w:r>
      <w:r>
        <w:t xml:space="preserve">, preschoolers meet criterion at 47 and 50 months respectively. </w:t>
      </w:r>
      <w:del w:id="321" w:author="Revision" w:date="2026-04-21T21:49:00Z" w16du:dateUtc="2026-04-21T19:49:00Z">
        <w:r>
          <w:delText>Both appear equally difficult for participants and provide examples for symbol-referent relationships that remain demanding for the oldest children in the sample. They are based in visual similarity, but</w:delText>
        </w:r>
      </w:del>
      <w:ins w:id="322" w:author="Revision" w:date="2026-04-21T21:49:00Z" w16du:dateUtc="2026-04-21T19:49:00Z">
        <w:r>
          <w:t>While both are still based in iconicity, in so far as their interpretation involves a sense of resemblance with regard to their shape (Winter, Woodin, &amp; Perlman, 2026), they</w:t>
        </w:r>
      </w:ins>
      <w:r>
        <w:t xml:space="preserve">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13A05250" w14:textId="77777777" w:rsidR="00500EDE" w:rsidRDefault="00000000" w:rsidP="00F8447A">
      <w:pPr>
        <w:pStyle w:val="berschrift1"/>
        <w:jc w:val="both"/>
      </w:pPr>
      <w:bookmarkStart w:id="323" w:name="study-2"/>
      <w:bookmarkEnd w:id="289"/>
      <w:bookmarkEnd w:id="315"/>
      <w:r>
        <w:t>Study 2</w:t>
      </w:r>
    </w:p>
    <w:p w14:paraId="4F041A26" w14:textId="77777777" w:rsidR="00AE3AC5" w:rsidRDefault="00000000" w:rsidP="00FD67B5">
      <w:pPr>
        <w:pStyle w:val="FirstParagraph"/>
        <w:jc w:val="both"/>
        <w:rPr>
          <w:del w:id="324" w:author="Revision" w:date="2026-04-21T21:49:00Z" w16du:dateUtc="2026-04-21T19:49:00Z"/>
        </w:rPr>
      </w:pPr>
      <w:del w:id="325" w:author="Revision" w:date="2026-04-21T21:49:00Z" w16du:dateUtc="2026-04-21T19:49:00Z">
        <w:r>
          <w:delText>The conditions in study 2 continue to abstract from a representational symbol-referent relationship by using different shapes for both cue and target stimuli. The conditions here, draw on gestalt-principles like figure-ground-relationship, continuity and parallelism. The symbol-</w:delText>
        </w:r>
        <w:r>
          <w:lastRenderedPageBreak/>
          <w:delText xml:space="preserve">referent-relationship in </w:delText>
        </w:r>
        <w:r>
          <w:rPr>
            <w:i/>
            <w:iCs/>
          </w:rPr>
          <w:delText>Absolute Position</w:delText>
        </w:r>
        <w:r>
          <w:delText xml:space="preserve"> is established by the respective cue and target sharing the same position with regard to the reference frame they occur in. In </w:delText>
        </w:r>
        <w:r>
          <w:rPr>
            <w:i/>
            <w:iCs/>
          </w:rPr>
          <w:delText>Relative Position</w:delText>
        </w:r>
        <w:r>
          <w:delText xml:space="preserve"> cue and target are each composed of two shapes. Reference is established by the respective shapes being closer or further apart or sharing a position on a horizontal or vertical axis. For </w:delText>
        </w:r>
        <w:r>
          <w:rPr>
            <w:i/>
            <w:iCs/>
          </w:rPr>
          <w:delText>Orientation of Object</w:delText>
        </w:r>
        <w:r>
          <w:delText xml:space="preserve">, symbol and cue are aligned along the same axis. The final condition, </w:delText>
        </w:r>
        <w:r>
          <w:rPr>
            <w:i/>
            <w:iCs/>
          </w:rPr>
          <w:delText>Orientation of Feature</w:delText>
        </w:r>
        <w:r>
          <w:delText xml:space="preserve"> employs cue and target shapes with a salient feature that is either oriented up- or downward. The preregistered hypothesis, assumed children to perform above chance first in </w:delText>
        </w:r>
        <w:r>
          <w:rPr>
            <w:i/>
            <w:iCs/>
          </w:rPr>
          <w:delText>Orientation of Object</w:delText>
        </w:r>
        <w:r>
          <w:delText xml:space="preserve">, then </w:delText>
        </w:r>
        <w:r>
          <w:rPr>
            <w:i/>
            <w:iCs/>
          </w:rPr>
          <w:delText>Orientation of Feature</w:delText>
        </w:r>
        <w:r>
          <w:delText xml:space="preserve">, </w:delText>
        </w:r>
        <w:r>
          <w:rPr>
            <w:i/>
            <w:iCs/>
          </w:rPr>
          <w:delText>Absolute Position</w:delText>
        </w:r>
        <w:r>
          <w:delText xml:space="preserve"> and finally </w:delText>
        </w:r>
        <w:r>
          <w:rPr>
            <w:i/>
            <w:iCs/>
          </w:rPr>
          <w:delText>Relative Position</w:delText>
        </w:r>
        <w:r>
          <w:delText>.</w:delText>
        </w:r>
      </w:del>
    </w:p>
    <w:p w14:paraId="08828D6D" w14:textId="77777777" w:rsidR="00500EDE" w:rsidRDefault="00000000" w:rsidP="00F8447A">
      <w:pPr>
        <w:pStyle w:val="FirstParagraph"/>
        <w:jc w:val="both"/>
        <w:rPr>
          <w:ins w:id="326" w:author="Revision" w:date="2026-04-21T21:49:00Z" w16du:dateUtc="2026-04-21T19:49:00Z"/>
        </w:rPr>
      </w:pPr>
      <w:ins w:id="327" w:author="Revision" w:date="2026-04-21T21:49:00Z" w16du:dateUtc="2026-04-21T19:49:00Z">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infer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As a continuous magnitude, size may be easier to grasp and compare for children than discrete concepts (Leibovich, Katzin, Harel, &amp; Henik, 2017). 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Children need to shift attention from a holistic apprehension to exploring specific aspects in isolation, which should make feature tasks </w:t>
        </w:r>
        <w:r>
          <w:lastRenderedPageBreak/>
          <w:t>more demanding (T. C. Callaghan, 1990; Diamond, Carlson, &amp; Beck, 2016; Shepp, Barrett, &amp; Kolbet, 1987).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ins>
    </w:p>
    <w:p w14:paraId="13783138" w14:textId="77777777" w:rsidR="00500EDE" w:rsidRDefault="00000000" w:rsidP="00F8447A">
      <w:pPr>
        <w:pStyle w:val="berschrift2"/>
        <w:jc w:val="both"/>
      </w:pPr>
      <w:bookmarkStart w:id="328" w:name="stimuli-1"/>
      <w:r>
        <w:t>Stimuli</w:t>
      </w:r>
    </w:p>
    <w:p w14:paraId="0504E1AD" w14:textId="77777777" w:rsidR="00500EDE" w:rsidRDefault="00000000" w:rsidP="00F8447A">
      <w:pPr>
        <w:pStyle w:val="FirstParagraph"/>
        <w:jc w:val="bot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allign on the same axis. As in study 1, cues and targets are either round and rectangular shapes in these conditions.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elipses and rectangles or abstract shapes with more or less round or square features. For </w:t>
      </w:r>
      <w:r>
        <w:rPr>
          <w:i/>
          <w:iCs/>
        </w:rPr>
        <w:t>Orientation of Feature</w:t>
      </w:r>
      <w:r>
        <w:t xml:space="preserve">, targets and cues are either circles or squares with a salient feature like an opening or a dent. For an overview of all stimuli </w:t>
      </w:r>
      <w:del w:id="329" w:author="Revision" w:date="2026-04-21T21:49:00Z" w16du:dateUtc="2026-04-21T19:49:00Z">
        <w:r>
          <w:delText>per condition</w:delText>
        </w:r>
      </w:del>
      <w:ins w:id="330" w:author="Revision" w:date="2026-04-21T21:49:00Z" w16du:dateUtc="2026-04-21T19:49:00Z">
        <w:r>
          <w:t>used</w:t>
        </w:r>
      </w:ins>
      <w:r>
        <w:t xml:space="preserve"> in Study 2, see figure 3.</w:t>
      </w:r>
    </w:p>
    <w:p w14:paraId="27526365" w14:textId="77777777" w:rsidR="00500EDE" w:rsidRDefault="00000000" w:rsidP="00F8447A">
      <w:pPr>
        <w:pStyle w:val="berschrift2"/>
        <w:jc w:val="both"/>
      </w:pPr>
      <w:bookmarkStart w:id="331" w:name="participants-and-sample-1"/>
      <w:bookmarkEnd w:id="328"/>
      <w:r>
        <w:lastRenderedPageBreak/>
        <w:t>Participants and Sample</w:t>
      </w:r>
    </w:p>
    <w:p w14:paraId="1EBBE05A" w14:textId="77777777" w:rsidR="00500EDE" w:rsidRDefault="00000000" w:rsidP="00F8447A">
      <w:pPr>
        <w:pStyle w:val="FirstParagraph"/>
        <w:jc w:val="both"/>
      </w:pPr>
      <w:r>
        <w:t>A total of 99 three- to seven-year-old children (M = 60.04 months, SD = 13.69 months, range 36 - 83 months; 49 female) participated.</w:t>
      </w:r>
      <w:ins w:id="332" w:author="Revision" w:date="2026-04-21T21:49:00Z" w16du:dateUtc="2026-04-21T19:49:00Z">
        <w:r>
          <w:t xml:space="preserve"> None of these children participated in study 1.</w:t>
        </w:r>
      </w:ins>
      <w:r>
        <w:t xml:space="preserve">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289A9B30" w14:textId="77777777" w:rsidR="00500EDE" w:rsidRDefault="00000000" w:rsidP="00F8447A">
      <w:pPr>
        <w:pStyle w:val="berschrift2"/>
        <w:jc w:val="both"/>
      </w:pPr>
      <w:bookmarkStart w:id="333" w:name="results-1"/>
      <w:bookmarkEnd w:id="331"/>
      <w:r>
        <w:t>Results</w:t>
      </w:r>
    </w:p>
    <w:p w14:paraId="4E4046A5" w14:textId="77777777" w:rsidR="00500EDE" w:rsidRDefault="00000000" w:rsidP="00F8447A">
      <w:pPr>
        <w:pStyle w:val="FirstParagraph"/>
        <w:jc w:val="bot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12E3095A" w14:textId="77777777" w:rsidR="00500EDE" w:rsidRDefault="00000000" w:rsidP="00F8447A">
      <w:pPr>
        <w:pStyle w:val="Textkrper"/>
        <w:jc w:val="both"/>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2AEA7A45" w14:textId="77777777" w:rsidR="00500EDE" w:rsidRDefault="00000000" w:rsidP="00F8447A">
      <w:pPr>
        <w:pStyle w:val="Textkrper"/>
        <w:jc w:val="both"/>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w:t>
      </w:r>
      <w:r>
        <w:lastRenderedPageBreak/>
        <w:t xml:space="preserve">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ins w:id="334" w:author="Revision" w:date="2026-04-21T21:49:00Z" w16du:dateUtc="2026-04-21T19:49:00Z">
        <w:r>
          <w:rPr>
            <w:i/>
            <w:iCs/>
          </w:rPr>
          <w:t>Absolute Position</w:t>
        </w:r>
        <w:r>
          <w:t xml:space="preserve"> </w:t>
        </w:r>
      </w:ins>
      <w:r>
        <w:t>when considering the full age range. Interaction terms between age and condition were not credibly different from zero, suggesting similar developmental patterns for all conditions. For a side-by-side comparison of the developmental trajectories</w:t>
      </w:r>
      <w:ins w:id="335" w:author="Revision" w:date="2026-04-21T21:49:00Z" w16du:dateUtc="2026-04-21T19:49:00Z">
        <w:r>
          <w:t xml:space="preserve"> and the respective ages of group-level success</w:t>
        </w:r>
      </w:ins>
      <w:r>
        <w:t>, see figure 3.</w:t>
      </w:r>
    </w:p>
    <w:p w14:paraId="006161DE" w14:textId="77777777" w:rsidR="00500EDE" w:rsidRDefault="00000000" w:rsidP="00F8447A">
      <w:pPr>
        <w:pStyle w:val="CaptionedFigure"/>
        <w:framePr w:wrap="notBeside"/>
        <w:jc w:val="both"/>
      </w:pPr>
      <w:r>
        <w:rPr>
          <w:noProof/>
        </w:rPr>
        <w:drawing>
          <wp:inline distT="0" distB="0" distL="0" distR="0" wp14:anchorId="311E756E" wp14:editId="788BD2E7">
            <wp:extent cx="5670550" cy="3498352"/>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5"/>
                    <a:stretch>
                      <a:fillRect/>
                    </a:stretch>
                  </pic:blipFill>
                  <pic:spPr bwMode="auto">
                    <a:xfrm>
                      <a:off x="0" y="0"/>
                      <a:ext cx="5670550" cy="3498352"/>
                    </a:xfrm>
                    <a:prstGeom prst="rect">
                      <a:avLst/>
                    </a:prstGeom>
                    <a:noFill/>
                    <a:ln w="9525">
                      <a:noFill/>
                      <a:headEnd/>
                      <a:tailEnd/>
                    </a:ln>
                  </pic:spPr>
                </pic:pic>
              </a:graphicData>
            </a:graphic>
          </wp:inline>
        </w:drawing>
      </w:r>
    </w:p>
    <w:p w14:paraId="32F428FD" w14:textId="77777777" w:rsidR="00500EDE" w:rsidRDefault="00000000" w:rsidP="00F8447A">
      <w:pPr>
        <w:pStyle w:val="ImageCaption"/>
        <w:jc w:val="both"/>
      </w:pPr>
      <w:bookmarkStart w:id="336" w:name="fig:plot-study2"/>
      <w:bookmarkEnd w:id="336"/>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5BD5333F" w14:textId="77777777" w:rsidR="00500EDE" w:rsidRDefault="00000000" w:rsidP="00F8447A">
      <w:pPr>
        <w:pStyle w:val="berschrift2"/>
        <w:jc w:val="both"/>
      </w:pPr>
      <w:bookmarkStart w:id="337" w:name="discussion-1"/>
      <w:bookmarkEnd w:id="333"/>
      <w:r>
        <w:lastRenderedPageBreak/>
        <w:t>Discussion</w:t>
      </w:r>
    </w:p>
    <w:p w14:paraId="1D1BEF1A" w14:textId="77777777" w:rsidR="00500EDE" w:rsidRDefault="00000000" w:rsidP="00F8447A">
      <w:pPr>
        <w:pStyle w:val="FirstParagraph"/>
        <w:jc w:val="bot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w:t>
      </w:r>
      <w:del w:id="338" w:author="Revision" w:date="2026-04-21T21:49:00Z" w16du:dateUtc="2026-04-21T19:49:00Z">
        <w:r>
          <w:delText>We hypothesized</w:delText>
        </w:r>
      </w:del>
      <w:ins w:id="339" w:author="Revision" w:date="2026-04-21T21:49:00Z" w16du:dateUtc="2026-04-21T19:49:00Z">
        <w:r>
          <w:t>Results confirm the hypothesis</w:t>
        </w:r>
      </w:ins>
      <w:r>
        <w:t xml:space="preserve"> that children as a group would </w:t>
      </w:r>
      <w:del w:id="340" w:author="Revision" w:date="2026-04-21T21:49:00Z" w16du:dateUtc="2026-04-21T19:49:00Z">
        <w:r>
          <w:delText>perform above chance</w:delText>
        </w:r>
      </w:del>
      <w:ins w:id="341" w:author="Revision" w:date="2026-04-21T21:49:00Z" w16du:dateUtc="2026-04-21T19:49:00Z">
        <w:r>
          <w:t>succeed</w:t>
        </w:r>
      </w:ins>
      <w:r>
        <w:t xml:space="preserve"> earlier </w:t>
      </w:r>
      <w:del w:id="342" w:author="Revision" w:date="2026-04-21T21:49:00Z" w16du:dateUtc="2026-04-21T19:49:00Z">
        <w:r>
          <w:delText>with</w:delText>
        </w:r>
      </w:del>
      <w:ins w:id="343" w:author="Revision" w:date="2026-04-21T21:49:00Z" w16du:dateUtc="2026-04-21T19:49:00Z">
        <w:r>
          <w:t>in</w:t>
        </w:r>
      </w:ins>
      <w:r>
        <w:t xml:space="preserve"> </w:t>
      </w:r>
      <w:r>
        <w:rPr>
          <w:i/>
          <w:iCs/>
        </w:rPr>
        <w:t>Absolute Position</w:t>
      </w:r>
      <w:r>
        <w:t xml:space="preserve"> than </w:t>
      </w:r>
      <w:del w:id="344" w:author="Revision" w:date="2026-04-21T21:49:00Z" w16du:dateUtc="2026-04-21T19:49:00Z">
        <w:r>
          <w:delText>with</w:delText>
        </w:r>
      </w:del>
      <w:ins w:id="345" w:author="Revision" w:date="2026-04-21T21:49:00Z" w16du:dateUtc="2026-04-21T19:49:00Z">
        <w:r>
          <w:t>in</w:t>
        </w:r>
      </w:ins>
      <w:r>
        <w:t xml:space="preserve"> </w:t>
      </w:r>
      <w:r>
        <w:rPr>
          <w:i/>
          <w:iCs/>
        </w:rPr>
        <w:t>Relative Position</w:t>
      </w:r>
      <w:r>
        <w:t xml:space="preserve"> </w:t>
      </w:r>
      <w:del w:id="346" w:author="Revision" w:date="2026-04-21T21:49:00Z" w16du:dateUtc="2026-04-21T19:49:00Z">
        <w:r>
          <w:delText xml:space="preserve">due to the latter obviously requiring children to integrate a higher number of items. Results confirm this assumption </w:delText>
        </w:r>
      </w:del>
      <w:r>
        <w:t>with a clear 5-months offset</w:t>
      </w:r>
      <w:del w:id="347" w:author="Revision" w:date="2026-04-21T21:49:00Z" w16du:dateUtc="2026-04-21T19:49:00Z">
        <w:r>
          <w:delText xml:space="preserve"> in the age of success</w:delText>
        </w:r>
      </w:del>
      <w:r>
        <w:t xml:space="preserve">. We hypothesized further that children would succeed earlier with </w:t>
      </w:r>
      <w:r>
        <w:rPr>
          <w:i/>
          <w:iCs/>
        </w:rPr>
        <w:t>Orientation of Object</w:t>
      </w:r>
      <w:r>
        <w:t xml:space="preserve"> than </w:t>
      </w:r>
      <w:r>
        <w:rPr>
          <w:i/>
          <w:iCs/>
        </w:rPr>
        <w:t>Orientation of Feature</w:t>
      </w:r>
      <w:r>
        <w:t xml:space="preserve">, </w:t>
      </w:r>
      <w:del w:id="348" w:author="Revision" w:date="2026-04-21T21:49:00Z" w16du:dateUtc="2026-04-21T19:49:00Z">
        <w:r>
          <w:delText>due to the necessity of evaluating the composition of a target item rather than its general alignment with the cue. Here, we</w:delText>
        </w:r>
      </w:del>
      <w:ins w:id="349" w:author="Revision" w:date="2026-04-21T21:49:00Z" w16du:dateUtc="2026-04-21T19:49:00Z">
        <w:r>
          <w:t>but</w:t>
        </w:r>
      </w:ins>
      <w:r>
        <w:t xml:space="preserve">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53B06B8C" w14:textId="77777777" w:rsidR="00500EDE" w:rsidRDefault="00000000" w:rsidP="00F8447A">
      <w:pPr>
        <w:pStyle w:val="berschrift1"/>
        <w:jc w:val="both"/>
      </w:pPr>
      <w:bookmarkStart w:id="350" w:name="study-3"/>
      <w:bookmarkEnd w:id="323"/>
      <w:bookmarkEnd w:id="337"/>
      <w:r>
        <w:t>Study 3</w:t>
      </w:r>
    </w:p>
    <w:p w14:paraId="321AAF0E" w14:textId="77777777" w:rsidR="00500EDE" w:rsidRDefault="00000000" w:rsidP="00F8447A">
      <w:pPr>
        <w:pStyle w:val="FirstParagraph"/>
        <w:jc w:val="bot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w:t>
      </w:r>
      <w:del w:id="351" w:author="Revision" w:date="2026-04-21T21:49:00Z" w16du:dateUtc="2026-04-21T19:49:00Z">
        <w:r>
          <w:delText>assign or extract</w:delText>
        </w:r>
      </w:del>
      <w:ins w:id="352" w:author="Revision" w:date="2026-04-21T21:49:00Z" w16du:dateUtc="2026-04-21T19:49:00Z">
        <w:r>
          <w:t>infer</w:t>
        </w:r>
      </w:ins>
      <w:r>
        <w:t xml:space="preserve">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w:t>
      </w:r>
      <w:r>
        <w:lastRenderedPageBreak/>
        <w:t xml:space="preserve">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w:t>
      </w:r>
      <w:ins w:id="353" w:author="Revision" w:date="2026-04-21T21:49:00Z" w16du:dateUtc="2026-04-21T19:49:00Z">
        <w:r>
          <w:t xml:space="preserve">As a continuous magnitude, size may be easier to grasp and compare for children than discrete concepts (Leibovich et al., 2017). </w:t>
        </w:r>
      </w:ins>
      <w:r>
        <w:t xml:space="preserve">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w:t>
      </w:r>
      <w:ins w:id="354" w:author="Revision" w:date="2026-04-21T21:49:00Z" w16du:dateUtc="2026-04-21T19:49:00Z">
        <w:r>
          <w:t xml:space="preserve">Children need to shift attention from a holistic apprehension to exploring specific aspects in isolation, which should make feature tasks more demanding (T. C. Callaghan, 1990; Diamond et al., 2016; Shepp et al., 1987). </w:t>
        </w:r>
      </w:ins>
      <w:r>
        <w:t>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p>
    <w:p w14:paraId="44BA73B8" w14:textId="77777777" w:rsidR="00500EDE" w:rsidRDefault="00000000" w:rsidP="00F8447A">
      <w:pPr>
        <w:pStyle w:val="berschrift2"/>
        <w:jc w:val="both"/>
      </w:pPr>
      <w:bookmarkStart w:id="355" w:name="stimuli-2"/>
      <w:r>
        <w:t>Stimuli</w:t>
      </w:r>
    </w:p>
    <w:p w14:paraId="3FF62632" w14:textId="77777777" w:rsidR="00500EDE" w:rsidRDefault="00000000" w:rsidP="00F8447A">
      <w:pPr>
        <w:pStyle w:val="FirstParagraph"/>
        <w:jc w:val="bot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w:t>
      </w:r>
      <w:r>
        <w:lastRenderedPageBreak/>
        <w:t xml:space="preserve">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w:t>
      </w:r>
      <w:del w:id="356" w:author="Revision" w:date="2026-04-21T21:49:00Z" w16du:dateUtc="2026-04-21T19:49:00Z">
        <w:r>
          <w:delText>referents</w:delText>
        </w:r>
      </w:del>
      <w:ins w:id="357" w:author="Revision" w:date="2026-04-21T21:49:00Z" w16du:dateUtc="2026-04-21T19:49:00Z">
        <w:r>
          <w:t>choice options</w:t>
        </w:r>
      </w:ins>
      <w:r>
        <w:t xml:space="preserve">, the target shapes in </w:t>
      </w:r>
      <w:r>
        <w:rPr>
          <w:i/>
          <w:iCs/>
        </w:rPr>
        <w:t>Number of Feature</w:t>
      </w:r>
      <w:r>
        <w:t xml:space="preserve"> either have salient protrusions, or partial areas resulting from incisions. For an overview of all stimuli presented in Study 3, see figure 4.</w:t>
      </w:r>
    </w:p>
    <w:p w14:paraId="61242986" w14:textId="77777777" w:rsidR="00500EDE" w:rsidRDefault="00000000" w:rsidP="00F8447A">
      <w:pPr>
        <w:pStyle w:val="berschrift2"/>
        <w:jc w:val="both"/>
      </w:pPr>
      <w:bookmarkStart w:id="358" w:name="participants-and-sample-2"/>
      <w:bookmarkEnd w:id="355"/>
      <w:r>
        <w:t>Participants and Sample</w:t>
      </w:r>
    </w:p>
    <w:p w14:paraId="4359DFF5" w14:textId="77777777" w:rsidR="00500EDE" w:rsidRDefault="00000000" w:rsidP="00F8447A">
      <w:pPr>
        <w:pStyle w:val="FirstParagraph"/>
        <w:jc w:val="both"/>
      </w:pPr>
      <w:r>
        <w:t xml:space="preserve">A total of 99 three- to seven-year-old children (M = 59.88 months, SD = 13.44 months, range 36 - 83 months; 55 female) participated. </w:t>
      </w:r>
      <w:ins w:id="359" w:author="Revision" w:date="2026-04-21T21:49:00Z" w16du:dateUtc="2026-04-21T19:49:00Z">
        <w:r>
          <w:t xml:space="preserve">None of these had participated in the previous studies. </w:t>
        </w:r>
      </w:ins>
      <w:r>
        <w:t>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69F19185" w14:textId="77777777" w:rsidR="00500EDE" w:rsidRDefault="00000000" w:rsidP="00F8447A">
      <w:pPr>
        <w:pStyle w:val="berschrift2"/>
        <w:jc w:val="both"/>
      </w:pPr>
      <w:bookmarkStart w:id="360" w:name="results-2"/>
      <w:bookmarkEnd w:id="358"/>
      <w:r>
        <w:t>Results</w:t>
      </w:r>
    </w:p>
    <w:p w14:paraId="73687B26" w14:textId="77777777" w:rsidR="00500EDE" w:rsidRDefault="00000000" w:rsidP="00F8447A">
      <w:pPr>
        <w:pStyle w:val="FirstParagraph"/>
        <w:jc w:val="both"/>
      </w:pPr>
      <w:r>
        <w:t xml:space="preserve">PPCs indicated excellent fit of observed data and model predictions in both models. Model diagnostics were drawn for the full and null model in study 3. Rhat values in both models were equal to one, indicating convergence across all chains. Effective sample sizes for all fixed </w:t>
      </w:r>
      <w:r>
        <w:lastRenderedPageBreak/>
        <w:t>effects in the full model (Bulk ESS, mean = 6552, range 4556 - 8586) and the null model (Bulk ESS, mean = 7253, range 5531 - 8885) were &gt; 1000, indicating reliable posterior estimations.</w:t>
      </w:r>
    </w:p>
    <w:p w14:paraId="0A4946DC" w14:textId="77777777" w:rsidR="00500EDE" w:rsidRDefault="00000000" w:rsidP="00F8447A">
      <w:pPr>
        <w:pStyle w:val="Textkrper"/>
        <w:jc w:val="both"/>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383028AF" w14:textId="77777777" w:rsidR="00500EDE" w:rsidRDefault="00000000" w:rsidP="00F8447A">
      <w:pPr>
        <w:pStyle w:val="Textkrper"/>
        <w:jc w:val="both"/>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xml:space="preserve">. Generally, the conditions relying on feature-based reference are associated with lower overall performance and weaker developmental gains. The best overview of the relative performance across conditions </w:t>
      </w:r>
      <w:ins w:id="361" w:author="Revision" w:date="2026-04-21T21:49:00Z" w16du:dateUtc="2026-04-21T19:49:00Z">
        <w:r>
          <w:t xml:space="preserve">and the corresponding age of success </w:t>
        </w:r>
      </w:ins>
      <w:r>
        <w:t>is provided by plotting the model estimates (cf. figure 4).</w:t>
      </w:r>
    </w:p>
    <w:p w14:paraId="6C3F896C" w14:textId="77777777" w:rsidR="00AE3AC5" w:rsidRDefault="00000000" w:rsidP="00FD67B5">
      <w:pPr>
        <w:pStyle w:val="CaptionedFigure"/>
        <w:framePr w:wrap="notBeside"/>
        <w:jc w:val="both"/>
        <w:rPr>
          <w:del w:id="362" w:author="Revision" w:date="2026-04-21T21:49:00Z" w16du:dateUtc="2026-04-21T19:49:00Z"/>
        </w:rPr>
      </w:pPr>
      <w:del w:id="363" w:author="Revision" w:date="2026-04-21T21:49:00Z" w16du:dateUtc="2026-04-21T19:49:00Z">
        <w:r>
          <w:rPr>
            <w:noProof/>
          </w:rPr>
          <w:lastRenderedPageBreak/>
          <w:drawing>
            <wp:inline distT="0" distB="0" distL="0" distR="0" wp14:anchorId="77AF6199" wp14:editId="1E4012A9">
              <wp:extent cx="5670550" cy="3465883"/>
              <wp:effectExtent l="0" t="0" r="0" b="0"/>
              <wp:docPr id="1792472722"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6"/>
                      <a:stretch>
                        <a:fillRect/>
                      </a:stretch>
                    </pic:blipFill>
                    <pic:spPr bwMode="auto">
                      <a:xfrm>
                        <a:off x="0" y="0"/>
                        <a:ext cx="5670550" cy="3465883"/>
                      </a:xfrm>
                      <a:prstGeom prst="rect">
                        <a:avLst/>
                      </a:prstGeom>
                      <a:noFill/>
                      <a:ln w="9525">
                        <a:noFill/>
                        <a:headEnd/>
                        <a:tailEnd/>
                      </a:ln>
                    </pic:spPr>
                  </pic:pic>
                </a:graphicData>
              </a:graphic>
            </wp:inline>
          </w:drawing>
        </w:r>
      </w:del>
    </w:p>
    <w:p w14:paraId="2A959558" w14:textId="77777777" w:rsidR="00500EDE" w:rsidRDefault="00000000" w:rsidP="00F8447A">
      <w:pPr>
        <w:pStyle w:val="CaptionedFigure"/>
        <w:framePr w:wrap="notBeside"/>
        <w:jc w:val="both"/>
        <w:rPr>
          <w:ins w:id="364" w:author="Revision" w:date="2026-04-21T21:49:00Z" w16du:dateUtc="2026-04-21T19:49:00Z"/>
        </w:rPr>
      </w:pPr>
      <w:ins w:id="365" w:author="Revision" w:date="2026-04-21T21:49:00Z" w16du:dateUtc="2026-04-21T19:49:00Z">
        <w:r>
          <w:rPr>
            <w:noProof/>
          </w:rPr>
          <w:drawing>
            <wp:inline distT="0" distB="0" distL="0" distR="0" wp14:anchorId="2726CEDF" wp14:editId="16DB0AAB">
              <wp:extent cx="5670550" cy="3498352"/>
              <wp:effectExtent l="0" t="0" r="0" b="0"/>
              <wp:docPr id="56"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7"/>
                      <a:stretch>
                        <a:fillRect/>
                      </a:stretch>
                    </pic:blipFill>
                    <pic:spPr bwMode="auto">
                      <a:xfrm>
                        <a:off x="0" y="0"/>
                        <a:ext cx="5670550" cy="3498352"/>
                      </a:xfrm>
                      <a:prstGeom prst="rect">
                        <a:avLst/>
                      </a:prstGeom>
                      <a:noFill/>
                      <a:ln w="9525">
                        <a:noFill/>
                        <a:headEnd/>
                        <a:tailEnd/>
                      </a:ln>
                    </pic:spPr>
                  </pic:pic>
                </a:graphicData>
              </a:graphic>
            </wp:inline>
          </w:drawing>
        </w:r>
      </w:ins>
    </w:p>
    <w:p w14:paraId="478F2DA8" w14:textId="77777777" w:rsidR="00500EDE" w:rsidRDefault="00000000" w:rsidP="00F8447A">
      <w:pPr>
        <w:pStyle w:val="ImageCaption"/>
        <w:jc w:val="both"/>
      </w:pPr>
      <w:bookmarkStart w:id="366" w:name="fig:plot-study3"/>
      <w:bookmarkEnd w:id="366"/>
      <w:r>
        <w:rPr>
          <w:i/>
          <w:iCs/>
        </w:rPr>
        <w:t>Figure</w:t>
      </w:r>
      <w:r>
        <w:t xml:space="preserve"> 4. </w:t>
      </w:r>
      <w:r>
        <w:rPr>
          <w:i/>
          <w:iCs/>
        </w:rPr>
        <w:t>Developmental Trajectories for all Conditions in Study 3.</w:t>
      </w:r>
      <w:r>
        <w:t xml:space="preserve"> Panels illustrate example stimulus combinations (distractor, cue, target) and results. Coloured lines indicate smoothed </w:t>
      </w:r>
      <w:r>
        <w:lastRenderedPageBreak/>
        <w:t>mean performance by age. Shaded areas represent 95% CrIs. The dashed line demarcates chance level and the dots represent individual means. The coloured dots and annotation indicate when performance exceeds chance level.</w:t>
      </w:r>
    </w:p>
    <w:p w14:paraId="5AD753F5" w14:textId="77777777" w:rsidR="00500EDE" w:rsidRDefault="00000000" w:rsidP="00F8447A">
      <w:pPr>
        <w:pStyle w:val="berschrift2"/>
        <w:jc w:val="both"/>
      </w:pPr>
      <w:bookmarkStart w:id="367" w:name="discussion-2"/>
      <w:bookmarkEnd w:id="360"/>
      <w:r>
        <w:t>Discussion</w:t>
      </w:r>
    </w:p>
    <w:p w14:paraId="11BCB440" w14:textId="77777777" w:rsidR="00500EDE" w:rsidRDefault="00000000" w:rsidP="00F8447A">
      <w:pPr>
        <w:pStyle w:val="FirstParagraph"/>
        <w:jc w:val="both"/>
      </w:pPr>
      <w:del w:id="368" w:author="Revision" w:date="2026-04-21T21:49:00Z" w16du:dateUtc="2026-04-21T19:49:00Z">
        <w:r>
          <w:delText xml:space="preserve">Children succeed in most conditions just after the fourth birthday. </w:delText>
        </w:r>
      </w:del>
      <w:r>
        <w:t xml:space="preserve">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t>
      </w:r>
      <w:del w:id="369" w:author="Revision" w:date="2026-04-21T21:49:00Z" w16du:dateUtc="2026-04-21T19:49:00Z">
        <w:r>
          <w:rPr>
            <w:i/>
            <w:iCs/>
          </w:rPr>
          <w:delText xml:space="preserve">Size of </w:delText>
        </w:r>
      </w:del>
      <w:ins w:id="370" w:author="Revision" w:date="2026-04-21T21:49:00Z" w16du:dateUtc="2026-04-21T19:49:00Z">
        <w:r>
          <w:t xml:space="preserve">While </w:t>
        </w:r>
        <w:r>
          <w:rPr>
            <w:i/>
            <w:iCs/>
          </w:rPr>
          <w:t>Size of Object</w:t>
        </w:r>
        <w:r>
          <w:t xml:space="preserve"> demonstrates when children can grasp size analogies earlier, </w:t>
        </w:r>
        <w:r>
          <w:rPr>
            <w:i/>
            <w:iCs/>
          </w:rPr>
          <w:t xml:space="preserve">Size of </w:t>
        </w:r>
      </w:ins>
      <w:r>
        <w:rPr>
          <w:i/>
          <w:iCs/>
        </w:rPr>
        <w:t>Feature</w:t>
      </w:r>
      <w:r>
        <w:t xml:space="preserve"> stands out as the most difficult condition in </w:t>
      </w:r>
      <w:del w:id="371" w:author="Revision" w:date="2026-04-21T21:49:00Z" w16du:dateUtc="2026-04-21T19:49:00Z">
        <w:r>
          <w:delText>the</w:delText>
        </w:r>
      </w:del>
      <w:ins w:id="372" w:author="Revision" w:date="2026-04-21T21:49:00Z" w16du:dateUtc="2026-04-21T19:49:00Z">
        <w:r>
          <w:t>this</w:t>
        </w:r>
      </w:ins>
      <w:r>
        <w:t xml:space="preserve"> series of studies</w:t>
      </w:r>
      <w:del w:id="373" w:author="Revision" w:date="2026-04-21T21:49:00Z" w16du:dateUtc="2026-04-21T19:49:00Z">
        <w:r>
          <w:delText xml:space="preserve"> presented here with group-level success at 59 months as it requires children </w:delText>
        </w:r>
      </w:del>
      <w:ins w:id="374" w:author="Revision" w:date="2026-04-21T21:49:00Z" w16du:dateUtc="2026-04-21T19:49:00Z">
        <w:r>
          <w:t xml:space="preserve">. Success herer equires shifting attention from general appearance </w:t>
        </w:r>
      </w:ins>
      <w:r>
        <w:t xml:space="preserve">to </w:t>
      </w:r>
      <w:del w:id="375" w:author="Revision" w:date="2026-04-21T21:49:00Z" w16du:dateUtc="2026-04-21T19:49:00Z">
        <w:r>
          <w:delText xml:space="preserve">consider proportions within the composition of the target stimulus. </w:delText>
        </w:r>
        <w:r>
          <w:rPr>
            <w:i/>
            <w:iCs/>
          </w:rPr>
          <w:delText>Size of Object</w:delText>
        </w:r>
        <w:r>
          <w:delText xml:space="preserve"> demonstrates that children generally can grasp sizeanalogies earlier with the exact same cues</w:delText>
        </w:r>
      </w:del>
      <w:ins w:id="376" w:author="Revision" w:date="2026-04-21T21:49:00Z" w16du:dateUtc="2026-04-21T19:49:00Z">
        <w:r>
          <w:t>nested object features</w:t>
        </w:r>
      </w:ins>
      <w:r>
        <w:t xml:space="preserve"> and </w:t>
      </w:r>
      <w:del w:id="377" w:author="Revision" w:date="2026-04-21T21:49:00Z" w16du:dateUtc="2026-04-21T19:49:00Z">
        <w:r>
          <w:rPr>
            <w:i/>
            <w:iCs/>
          </w:rPr>
          <w:delText>Absolute Position</w:delText>
        </w:r>
        <w:r>
          <w:delText xml:space="preserve"> and </w:delText>
        </w:r>
        <w:r>
          <w:rPr>
            <w:i/>
            <w:iCs/>
          </w:rPr>
          <w:delText>Relative Position</w:delText>
        </w:r>
        <w:r>
          <w:delText xml:space="preserve"> from study 2 indicate that children can also master figure-ground relationships or relational patterns in targets even prior to the fourth birthday.</w:delText>
        </w:r>
      </w:del>
      <w:ins w:id="378" w:author="Revision" w:date="2026-04-21T21:49:00Z" w16du:dateUtc="2026-04-21T19:49:00Z">
        <w:r>
          <w:t>this ability develops considerably throughout the preschool years (T. C. Callaghan, 1990; Diamond et al., 2016; Shepp et al., 1987).</w:t>
        </w:r>
      </w:ins>
    </w:p>
    <w:p w14:paraId="0F5BB15A" w14:textId="77777777" w:rsidR="00500EDE" w:rsidRDefault="00000000" w:rsidP="00F8447A">
      <w:pPr>
        <w:pStyle w:val="berschrift1"/>
        <w:jc w:val="both"/>
      </w:pPr>
      <w:bookmarkStart w:id="379" w:name="discussion-3"/>
      <w:bookmarkEnd w:id="350"/>
      <w:bookmarkEnd w:id="367"/>
      <w:r>
        <w:lastRenderedPageBreak/>
        <w:t>Discussion</w:t>
      </w:r>
    </w:p>
    <w:p w14:paraId="4BAF82B7" w14:textId="77777777" w:rsidR="00500EDE" w:rsidRDefault="00000000" w:rsidP="00F8447A">
      <w:pPr>
        <w:pStyle w:val="FirstParagraph"/>
        <w:jc w:val="both"/>
      </w:pPr>
      <w:r>
        <w:t xml:space="preserve">We presented a concerted three-part research project tracing young children’s ability to spontaneously </w:t>
      </w:r>
      <w:del w:id="380" w:author="Revision" w:date="2026-04-21T21:49:00Z" w16du:dateUtc="2026-04-21T19:49:00Z">
        <w:r>
          <w:delText>comprehend</w:delText>
        </w:r>
      </w:del>
      <w:ins w:id="381" w:author="Revision" w:date="2026-04-21T21:49:00Z" w16du:dateUtc="2026-04-21T19:49:00Z">
        <w:r>
          <w:t>use</w:t>
        </w:r>
      </w:ins>
      <w:r>
        <w:t xml:space="preserve"> unfamiliar graphic </w:t>
      </w:r>
      <w:del w:id="382" w:author="Revision" w:date="2026-04-21T21:49:00Z" w16du:dateUtc="2026-04-21T19:49:00Z">
        <w:r>
          <w:delText>symbols</w:delText>
        </w:r>
      </w:del>
      <w:ins w:id="383" w:author="Revision" w:date="2026-04-21T21:49:00Z" w16du:dateUtc="2026-04-21T19:49:00Z">
        <w:r>
          <w:t>displays as communicative cues</w:t>
        </w:r>
      </w:ins>
      <w:r>
        <w:t xml:space="preserve">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t>
      </w:r>
      <w:del w:id="384" w:author="Revision" w:date="2026-04-21T21:49:00Z" w16du:dateUtc="2026-04-21T19:49:00Z">
        <w:r>
          <w:delText>While</w:delText>
        </w:r>
      </w:del>
      <w:ins w:id="385" w:author="Revision" w:date="2026-04-21T21:49:00Z" w16du:dateUtc="2026-04-21T19:49:00Z">
        <w:r>
          <w:t>Whereas</w:t>
        </w:r>
      </w:ins>
      <w:r>
        <w:t xml:space="preserv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27368917" w14:textId="77777777" w:rsidR="00500EDE" w:rsidRDefault="00000000" w:rsidP="00F8447A">
      <w:pPr>
        <w:pStyle w:val="Textkrper"/>
        <w:jc w:val="both"/>
        <w:rPr>
          <w:ins w:id="386" w:author="Revision" w:date="2026-04-21T21:49:00Z" w16du:dateUtc="2026-04-21T19:49:00Z"/>
        </w:rPr>
      </w:pPr>
      <w:ins w:id="387" w:author="Revision" w:date="2026-04-21T21:49:00Z" w16du:dateUtc="2026-04-21T19:49:00Z">
        <w:r>
          <w:t xml:space="preserve">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w:t>
        </w:r>
        <w:r>
          <w:lastRenderedPageBreak/>
          <w:t>version of the two possible cues for each target-distractor pairing, and were presented with a novel stimulus combination in each trial. Hence, children’s inferences depended almost exclusively on the specific graphic arrangement immediately in front of them.</w:t>
        </w:r>
      </w:ins>
    </w:p>
    <w:p w14:paraId="7235EC54" w14:textId="77777777" w:rsidR="00500EDE" w:rsidRDefault="00000000" w:rsidP="00F8447A">
      <w:pPr>
        <w:pStyle w:val="Textkrper"/>
        <w:jc w:val="both"/>
      </w:pPr>
      <w:r>
        <w:t xml:space="preserve">In Study 1, we found that in </w:t>
      </w:r>
      <w:r>
        <w:rPr>
          <w:i/>
          <w:iCs/>
        </w:rPr>
        <w:t>Representation</w:t>
      </w:r>
      <w:r>
        <w:t xml:space="preserve"> - with cues that are direct outline drawings of the items they refer to - children are robustly better than chance at the lower boundary of our age-window</w:t>
      </w:r>
      <w:del w:id="388" w:author="Revision" w:date="2026-04-21T21:49:00Z" w16du:dateUtc="2026-04-21T19:49:00Z">
        <w:r>
          <w:delText xml:space="preserve"> which demonstrates that the general task design and setup are sufficiently clear even for the youngest children in the sample.</w:delText>
        </w:r>
      </w:del>
      <w:ins w:id="389" w:author="Revision" w:date="2026-04-21T21:49:00Z" w16du:dateUtc="2026-04-21T19:49:00Z">
        <w:r>
          <w:t>.</w:t>
        </w:r>
      </w:ins>
      <w:r>
        <w:t xml:space="preserve"> A second condition, </w:t>
      </w:r>
      <w:r>
        <w:rPr>
          <w:i/>
          <w:iCs/>
        </w:rPr>
        <w:t>Pars Pro Toto</w:t>
      </w:r>
      <w:r>
        <w:t xml:space="preserve">, used the </w:t>
      </w:r>
      <w:del w:id="390" w:author="Revision" w:date="2026-04-21T21:49:00Z" w16du:dateUtc="2026-04-21T19:49:00Z">
        <w:r>
          <w:delText xml:space="preserve">exact </w:delText>
        </w:r>
      </w:del>
      <w:r>
        <w:t xml:space="preserve">same </w:t>
      </w:r>
      <w:del w:id="391" w:author="Revision" w:date="2026-04-21T21:49:00Z" w16du:dateUtc="2026-04-21T19:49:00Z">
        <w:r>
          <w:delText>stimuli</w:delText>
        </w:r>
      </w:del>
      <w:ins w:id="392" w:author="Revision" w:date="2026-04-21T21:49:00Z" w16du:dateUtc="2026-04-21T19:49:00Z">
        <w:r>
          <w:t xml:space="preserve">targets as </w:t>
        </w:r>
        <w:r>
          <w:rPr>
            <w:i/>
            <w:iCs/>
          </w:rPr>
          <w:t>Representation</w:t>
        </w:r>
      </w:ins>
      <w:r>
        <w:t>, but the cues provided only half of the respective figures to guide children’s choices</w:t>
      </w:r>
      <w:del w:id="393" w:author="Revision" w:date="2026-04-21T21:49:00Z" w16du:dateUtc="2026-04-21T19:49:00Z">
        <w:r>
          <w:delText>. While cues are highly similar and targets even identical, children solve Pars Pro Toto no sooner than</w:delText>
        </w:r>
      </w:del>
      <w:ins w:id="394" w:author="Revision" w:date="2026-04-21T21:49:00Z" w16du:dateUtc="2026-04-21T19:49:00Z">
        <w:r>
          <w:t>, which children can use</w:t>
        </w:r>
      </w:ins>
      <w:r>
        <w:t xml:space="preserve"> at 38 months of age. This demonstrates that by three years of age, children’s symbolic competence is still fragile if additional steps such as the straightforward completion of a canonic shape is necessary for referential inference. Two further conditions aimed at abstracting from the cue </w:t>
      </w:r>
      <w:del w:id="395" w:author="Revision" w:date="2026-04-21T21:49:00Z" w16du:dateUtc="2026-04-21T19:49:00Z">
        <w:r>
          <w:delText xml:space="preserve">representations </w:delText>
        </w:r>
      </w:del>
      <w:r>
        <w:t xml:space="preserve">while still retaining characteristic features of the target shapes with regard to an analogy in form, namely whether they were more round or edgy. </w:t>
      </w:r>
      <w:r>
        <w:rPr>
          <w:i/>
          <w:iCs/>
        </w:rPr>
        <w:t>Simple Form Analogy</w:t>
      </w:r>
      <w:r>
        <w:t xml:space="preserve"> </w:t>
      </w:r>
      <w:del w:id="396" w:author="Revision" w:date="2026-04-21T21:49:00Z" w16du:dateUtc="2026-04-21T19:49:00Z">
        <w:r>
          <w:delText xml:space="preserve">employed simple shapes as cues with success at 47 months, </w:delText>
        </w:r>
      </w:del>
      <w:r>
        <w:t xml:space="preserve">and </w:t>
      </w:r>
      <w:r>
        <w:rPr>
          <w:i/>
          <w:iCs/>
        </w:rPr>
        <w:t>Complex Form Analogy</w:t>
      </w:r>
      <w:r>
        <w:t xml:space="preserve"> </w:t>
      </w:r>
      <w:del w:id="397" w:author="Revision" w:date="2026-04-21T21:49:00Z" w16du:dateUtc="2026-04-21T19:49:00Z">
        <w:r>
          <w:delText>more elaborate patterns with</w:delText>
        </w:r>
      </w:del>
      <w:ins w:id="398" w:author="Revision" w:date="2026-04-21T21:49:00Z" w16du:dateUtc="2026-04-21T19:49:00Z">
        <w:r>
          <w:t>yield</w:t>
        </w:r>
      </w:ins>
      <w:r>
        <w:t xml:space="preserve"> success at 50 months</w:t>
      </w:r>
      <w:del w:id="399" w:author="Revision" w:date="2026-04-21T21:49:00Z" w16du:dateUtc="2026-04-21T19:49:00Z">
        <w:r>
          <w:delText>.</w:delText>
        </w:r>
      </w:del>
      <w:ins w:id="400" w:author="Revision" w:date="2026-04-21T21:49:00Z" w16du:dateUtc="2026-04-21T19:49:00Z">
        <w:r>
          <w:t xml:space="preserve"> and 47 months.</w:t>
        </w:r>
      </w:ins>
      <w:r>
        <w:t xml:space="preserve"> This is the first time a developmental setup features </w:t>
      </w:r>
      <w:ins w:id="401" w:author="Revision" w:date="2026-04-21T21:49:00Z" w16du:dateUtc="2026-04-21T19:49:00Z">
        <w:r>
          <w:t xml:space="preserve">an </w:t>
        </w:r>
      </w:ins>
      <w:r>
        <w:t xml:space="preserve">abstract </w:t>
      </w:r>
      <w:ins w:id="402" w:author="Revision" w:date="2026-04-21T21:49:00Z" w16du:dateUtc="2026-04-21T19:49:00Z">
        <w:r>
          <w:t xml:space="preserve">analogy in </w:t>
        </w:r>
      </w:ins>
      <w:r>
        <w:t>shape as a means of disambiguation in graphic communication. Taken together, study 1 provides a within-subjects comparison of young children’s ability to read representational, metonymical and metaphorical uses of form in graphic communication, showing that while iconicity marks the entry point for the comprehension of graphic cues, more abstract representations are only accessible by the fourth year.</w:t>
      </w:r>
    </w:p>
    <w:p w14:paraId="19B83C78" w14:textId="77777777" w:rsidR="00500EDE" w:rsidRDefault="00000000" w:rsidP="00F8447A">
      <w:pPr>
        <w:pStyle w:val="Textkrper"/>
        <w:jc w:val="both"/>
      </w:pPr>
      <w:r>
        <w:lastRenderedPageBreak/>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w:t>
      </w:r>
      <w:del w:id="403" w:author="Revision" w:date="2026-04-21T21:49:00Z" w16du:dateUtc="2026-04-21T19:49:00Z">
        <w:r>
          <w:delText xml:space="preserve"> the</w:delText>
        </w:r>
      </w:del>
      <w:r>
        <w:t xml:space="preserve">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w:t>
      </w:r>
      <w:ins w:id="404" w:author="Revision" w:date="2026-04-21T21:49:00Z" w16du:dateUtc="2026-04-21T19:49:00Z">
        <w:r>
          <w:t xml:space="preserve">Christie &amp; Gentner, 2014; Kroupin &amp; Carey, 2022b; </w:t>
        </w:r>
      </w:ins>
      <w:r>
        <w:t xml:space="preserve">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50 months. </w:t>
      </w:r>
      <w:del w:id="405" w:author="Revision" w:date="2026-04-21T21:49:00Z" w16du:dateUtc="2026-04-21T19:49:00Z">
        <w:r>
          <w:delText xml:space="preserve">Contrary to our preregistered prediction, children succeed even earlier - at 47 months - in the complementary condition </w:delText>
        </w:r>
        <w:r>
          <w:rPr>
            <w:i/>
            <w:iCs/>
          </w:rPr>
          <w:delText>Orientation of Feature</w:delText>
        </w:r>
        <w:r>
          <w:delText xml:space="preserve">. In this condition, the cues and targets had a feature like a bump or an opening that is oriented either up- or downward. </w:delText>
        </w:r>
      </w:del>
      <w:r>
        <w:t xml:space="preserve">In summary, Study 2 addresses an interesting caveat in previous research by presenting stimulus sets where </w:t>
      </w:r>
      <w:del w:id="406" w:author="Revision" w:date="2026-04-21T21:49:00Z" w16du:dateUtc="2026-04-21T19:49:00Z">
        <w:r>
          <w:delText>symbol</w:delText>
        </w:r>
      </w:del>
      <w:ins w:id="407" w:author="Revision" w:date="2026-04-21T21:49:00Z" w16du:dateUtc="2026-04-21T19:49:00Z">
        <w:r>
          <w:t>cue</w:t>
        </w:r>
      </w:ins>
      <w:r>
        <w:t xml:space="preserve"> and </w:t>
      </w:r>
      <w:del w:id="408" w:author="Revision" w:date="2026-04-21T21:49:00Z" w16du:dateUtc="2026-04-21T19:49:00Z">
        <w:r>
          <w:delText>referent</w:delText>
        </w:r>
      </w:del>
      <w:ins w:id="409" w:author="Revision" w:date="2026-04-21T21:49:00Z" w16du:dateUtc="2026-04-21T19:49:00Z">
        <w:r>
          <w:t>target</w:t>
        </w:r>
      </w:ins>
      <w:r>
        <w:t xml:space="preserve">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4BF47513" w14:textId="77777777" w:rsidR="00500EDE" w:rsidRDefault="00000000" w:rsidP="00F8447A">
      <w:pPr>
        <w:pStyle w:val="Textkrper"/>
        <w:jc w:val="both"/>
      </w:pPr>
      <w:r>
        <w:lastRenderedPageBreak/>
        <w:t xml:space="preserve">Study 3 set out to further reduce iconicity by drawing abstract analogies in size and number. </w:t>
      </w:r>
      <w:r>
        <w:rPr>
          <w:i/>
          <w:iCs/>
        </w:rPr>
        <w:t>Number of Object</w:t>
      </w:r>
      <w:r>
        <w:t xml:space="preserve"> featured graphic displays with one or three items </w:t>
      </w:r>
      <w:del w:id="410" w:author="Revision" w:date="2026-04-21T21:49:00Z" w16du:dateUtc="2026-04-21T19:49:00Z">
        <w:r>
          <w:delText>per</w:delText>
        </w:r>
      </w:del>
      <w:ins w:id="411" w:author="Revision" w:date="2026-04-21T21:49:00Z" w16du:dateUtc="2026-04-21T19:49:00Z">
        <w:r>
          <w:t>for</w:t>
        </w:r>
      </w:ins>
      <w:r>
        <w:t xml:space="preserve"> target </w:t>
      </w:r>
      <w:del w:id="412" w:author="Revision" w:date="2026-04-21T21:49:00Z" w16du:dateUtc="2026-04-21T19:49:00Z">
        <w:r>
          <w:delText>or referent</w:delText>
        </w:r>
      </w:del>
      <w:ins w:id="413" w:author="Revision" w:date="2026-04-21T21:49:00Z" w16du:dateUtc="2026-04-21T19:49:00Z">
        <w:r>
          <w:t>and distractor</w:t>
        </w:r>
      </w:ins>
      <w:r>
        <w:t xml:space="preserve">. </w:t>
      </w:r>
      <w:r>
        <w:rPr>
          <w:i/>
          <w:iCs/>
        </w:rPr>
        <w:t>Number of Feature</w:t>
      </w:r>
      <w:r>
        <w:t xml:space="preserve"> reuses the same cues but employs targets varying in number with regard to salient features (e.g., spikes or dents). Children succeed in both conditions at 50 months. A different pattern emerges for the two conditions featuring size relationships. Children succeed at 49 months of age in </w:t>
      </w:r>
      <w:r>
        <w:rPr>
          <w:i/>
          <w:iCs/>
        </w:rPr>
        <w:t>Size of Object</w:t>
      </w:r>
      <w:r>
        <w:t xml:space="preserve">, but ten months later in </w:t>
      </w:r>
      <w:r>
        <w:rPr>
          <w:i/>
          <w:iCs/>
        </w:rPr>
        <w:t>Size of Feature</w:t>
      </w:r>
      <w:del w:id="414" w:author="Revision" w:date="2026-04-21T21:49:00Z" w16du:dateUtc="2026-04-21T19:49:00Z">
        <w:r>
          <w:delText xml:space="preserve"> in which target and distractor figures have a small or large opening, bump or hole. This aligns with research showing that while preschoolers are generally sensitive to the canonical size of objects depicted in graphical displays (Bloom &amp; Markson, 1998; Cox, 2005; Long et al., 2019) they are much less likely to spontaneously extract size relations among abstract shapes (Kroupin &amp; Carey, 2022b).</w:delText>
        </w:r>
      </w:del>
      <w:ins w:id="415" w:author="Revision" w:date="2026-04-21T21:49:00Z" w16du:dateUtc="2026-04-21T19:49:00Z">
        <w:r>
          <w:t>.</w:t>
        </w:r>
      </w:ins>
    </w:p>
    <w:p w14:paraId="7C3C3D8E" w14:textId="77777777" w:rsidR="00500EDE" w:rsidRDefault="00000000" w:rsidP="00F8447A">
      <w:pPr>
        <w:pStyle w:val="Textkrper"/>
        <w:jc w:val="both"/>
      </w:pPr>
      <w:r>
        <w:t xml:space="preserve">A set of major findings emerges from the studies presented here. First, our results </w:t>
      </w:r>
      <w:del w:id="416" w:author="Revision" w:date="2026-04-21T21:49:00Z" w16du:dateUtc="2026-04-21T19:49:00Z">
        <w:r>
          <w:delText xml:space="preserve">robustly </w:delText>
        </w:r>
      </w:del>
      <w:r>
        <w:t xml:space="preserve">confirm that symbol-referent relationships are </w:t>
      </w:r>
      <w:del w:id="417" w:author="Revision" w:date="2026-04-21T21:49:00Z" w16du:dateUtc="2026-04-21T19:49:00Z">
        <w:r>
          <w:delText xml:space="preserve">easiest for children </w:delText>
        </w:r>
      </w:del>
      <w:ins w:id="418" w:author="Revision" w:date="2026-04-21T21:49:00Z" w16du:dateUtc="2026-04-21T19:49:00Z">
        <w:r>
          <w:t xml:space="preserve">most accessible </w:t>
        </w:r>
      </w:ins>
      <w:r>
        <w:t xml:space="preserve">when </w:t>
      </w:r>
      <w:del w:id="419" w:author="Revision" w:date="2026-04-21T21:49:00Z" w16du:dateUtc="2026-04-21T19:49:00Z">
        <w:r>
          <w:delText xml:space="preserve">they are </w:delText>
        </w:r>
      </w:del>
      <w:r>
        <w:t xml:space="preserve">based </w:t>
      </w:r>
      <w:del w:id="420" w:author="Revision" w:date="2026-04-21T21:49:00Z" w16du:dateUtc="2026-04-21T19:49:00Z">
        <w:r>
          <w:delText>in</w:delText>
        </w:r>
      </w:del>
      <w:ins w:id="421" w:author="Revision" w:date="2026-04-21T21:49:00Z" w16du:dateUtc="2026-04-21T19:49:00Z">
        <w:r>
          <w:t>on</w:t>
        </w:r>
      </w:ins>
      <w:r>
        <w:t xml:space="preserve"> iconicity</w:t>
      </w:r>
      <w:del w:id="422" w:author="Revision" w:date="2026-04-21T21:49:00Z" w16du:dateUtc="2026-04-21T19:49:00Z">
        <w:r>
          <w:delText xml:space="preserve"> and become gradually more</w:delText>
        </w:r>
      </w:del>
      <w:ins w:id="423" w:author="Revision" w:date="2026-04-21T21:49:00Z" w16du:dateUtc="2026-04-21T19:49:00Z">
        <w:r>
          <w:t>, becoming increasingly</w:t>
        </w:r>
      </w:ins>
      <w:r>
        <w:t xml:space="preserve"> difficult as visual similarity decreases (Ganea</w:t>
      </w:r>
      <w:del w:id="424" w:author="Revision" w:date="2026-04-21T21:49:00Z" w16du:dateUtc="2026-04-21T19:49:00Z">
        <w:r>
          <w:delText xml:space="preserve"> et al.,</w:delText>
        </w:r>
      </w:del>
      <w:ins w:id="425" w:author="Revision" w:date="2026-04-21T21:49:00Z" w16du:dateUtc="2026-04-21T19:49:00Z">
        <w:r>
          <w:t>, Pickard, &amp; DeLoache,</w:t>
        </w:r>
      </w:ins>
      <w:r>
        <w:t xml:space="preserve"> 2008</w:t>
      </w:r>
      <w:del w:id="426" w:author="Revision" w:date="2026-04-21T21:49:00Z" w16du:dateUtc="2026-04-21T19:49:00Z">
        <w:r>
          <w:delText>) as</w:delText>
        </w:r>
      </w:del>
      <w:ins w:id="427" w:author="Revision" w:date="2026-04-21T21:49:00Z" w16du:dateUtc="2026-04-21T19:49:00Z">
        <w:r>
          <w:t>). This progression likely reflects the fact that</w:t>
        </w:r>
      </w:ins>
      <w:r>
        <w:t xml:space="preserve"> access to </w:t>
      </w:r>
      <w:ins w:id="428" w:author="Revision" w:date="2026-04-21T21:49:00Z" w16du:dateUtc="2026-04-21T19:49:00Z">
        <w:r>
          <w:t xml:space="preserve">abstract </w:t>
        </w:r>
      </w:ins>
      <w:r>
        <w:t xml:space="preserve">conceptual information </w:t>
      </w:r>
      <w:del w:id="429" w:author="Revision" w:date="2026-04-21T21:49:00Z" w16du:dateUtc="2026-04-21T19:49:00Z">
        <w:r>
          <w:delText>appears to develop</w:delText>
        </w:r>
      </w:del>
      <w:ins w:id="430" w:author="Revision" w:date="2026-04-21T21:49:00Z" w16du:dateUtc="2026-04-21T19:49:00Z">
        <w:r>
          <w:t>matures</w:t>
        </w:r>
      </w:ins>
      <w:r>
        <w:t xml:space="preserve"> later in the preschool years (</w:t>
      </w:r>
      <w:ins w:id="431" w:author="Revision" w:date="2026-04-21T21:49:00Z" w16du:dateUtc="2026-04-21T19:49:00Z">
        <w:r>
          <w:t xml:space="preserve">T. </w:t>
        </w:r>
      </w:ins>
      <w:r>
        <w:t>Callaghan, 2000).</w:t>
      </w:r>
      <w:ins w:id="432" w:author="Revision" w:date="2026-04-21T21:49:00Z" w16du:dateUtc="2026-04-21T19:49:00Z">
        <w:r>
          <w:t xml:space="preserve"> Furthermore, children are less likely to spontaneously align or compare stimuli when the disparity between comparands increases, a constraint that limits the discovery of non-obvious matches (Gentner &amp; Hoyos, 2017).</w:t>
        </w:r>
      </w:ins>
      <w:r>
        <w:t xml:space="preserve">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w:t>
      </w:r>
      <w:r>
        <w:lastRenderedPageBreak/>
        <w:t xml:space="preserve">relations (Gentner &amp; Hoyos, 2017; Rattermann &amp; Gentner, 1998; Richland et al., 2006), making tasks that require attentional shifting or nested comparison structures particularly demanding (Halford, Wilson, &amp; Phillips, 1998). </w:t>
      </w:r>
      <w:ins w:id="433" w:author="Revision" w:date="2026-04-21T21:49:00Z" w16du:dateUtc="2026-04-21T19:49:00Z">
        <w:r>
          <w:t xml:space="preserve">Shifting attention to different aspects of stimuli sets requires children to keep track of features they have explored. Therefore, </w:t>
        </w:r>
      </w:ins>
      <w:r>
        <w:t xml:space="preserve">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w:t>
      </w:r>
      <w:del w:id="434" w:author="Revision" w:date="2026-04-21T21:49:00Z" w16du:dateUtc="2026-04-21T19:49:00Z">
        <w:r>
          <w:delText>Third</w:delText>
        </w:r>
      </w:del>
      <w:ins w:id="435" w:author="Revision" w:date="2026-04-21T21:49:00Z" w16du:dateUtc="2026-04-21T19:49:00Z">
        <w:r>
          <w:t>Fourth</w:t>
        </w:r>
      </w:ins>
      <w:r>
        <w:t>, just around their fourth birthday</w:t>
      </w:r>
      <w:del w:id="436" w:author="Revision" w:date="2026-04-21T21:49:00Z" w16du:dateUtc="2026-04-21T19:49:00Z">
        <w:r>
          <w:delText xml:space="preserve"> at 50 months of age</w:delText>
        </w:r>
      </w:del>
      <w:r>
        <w:t>, children are generally able to identify various types of analogies spontaneously in unfamiliar symbolic displays. Previous findings have challenged assumptions of domain specificity in symbol development modalities such as graphic, gestural or verbal communication and rather highlighted the flexibility of symbolic and pragmatic abilities (</w:t>
      </w:r>
      <w:ins w:id="437" w:author="Revision" w:date="2026-04-21T21:49:00Z" w16du:dateUtc="2026-04-21T19:49:00Z">
        <w:r>
          <w:t xml:space="preserve">T. </w:t>
        </w:r>
      </w:ins>
      <w:r>
        <w:t xml:space="preserve">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almost at the same point in time, which is highly indicative of a </w:t>
      </w:r>
      <w:del w:id="438" w:author="Revision" w:date="2026-04-21T21:49:00Z" w16du:dateUtc="2026-04-21T19:49:00Z">
        <w:r>
          <w:delText>qualitative</w:delText>
        </w:r>
      </w:del>
      <w:ins w:id="439" w:author="Revision" w:date="2026-04-21T21:49:00Z" w16du:dateUtc="2026-04-21T19:49:00Z">
        <w:r>
          <w:t>major</w:t>
        </w:r>
      </w:ins>
      <w:r>
        <w:t xml:space="preserve"> shift in pragmatic and analogical reasoning skills in the fourth year that drive children’s ability for solving communicative coordination problems.</w:t>
      </w:r>
    </w:p>
    <w:p w14:paraId="2E1260C1" w14:textId="77777777" w:rsidR="00500EDE" w:rsidRDefault="00000000" w:rsidP="00F8447A">
      <w:pPr>
        <w:pStyle w:val="Textkrper"/>
        <w:jc w:val="both"/>
      </w:pPr>
      <w:r>
        <w:t xml:space="preserve">To the extent that the studies presented above highlight the fourth birthday as a milestone in symbolic development, this connects to a rich literature on major developmental shifts in this </w:t>
      </w:r>
      <w:r>
        <w:lastRenderedPageBreak/>
        <w:t>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w:t>
      </w:r>
      <w:ins w:id="440" w:author="Revision" w:date="2026-04-21T21:49:00Z" w16du:dateUtc="2026-04-21T19:49:00Z">
        <w:r>
          <w:t xml:space="preserve">T. C. </w:t>
        </w:r>
      </w:ins>
      <w:r>
        <w:t>Callaghan, Rochat, &amp; Corbit, 2012), as well as insight into communicative intent (</w:t>
      </w:r>
      <w:ins w:id="441" w:author="Revision" w:date="2026-04-21T21:49:00Z" w16du:dateUtc="2026-04-21T19:49:00Z">
        <w:r>
          <w:t xml:space="preserve">T. </w:t>
        </w:r>
      </w:ins>
      <w:r>
        <w:t xml:space="preserve">Callaghan &amp; Rochat, 2008), and </w:t>
      </w:r>
      <w:del w:id="442" w:author="Revision" w:date="2026-04-21T21:49:00Z" w16du:dateUtc="2026-04-21T19:49:00Z">
        <w:r>
          <w:delText>qualitative</w:delText>
        </w:r>
      </w:del>
      <w:ins w:id="443" w:author="Revision" w:date="2026-04-21T21:49:00Z" w16du:dateUtc="2026-04-21T19:49:00Z">
        <w:r>
          <w:t>major</w:t>
        </w:r>
      </w:ins>
      <w:r>
        <w:t xml:space="preserve">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w:t>
      </w:r>
      <w:del w:id="444" w:author="Revision" w:date="2026-04-21T21:49:00Z" w16du:dateUtc="2026-04-21T19:49:00Z">
        <w:r>
          <w:delText>growth in working memory (Richland et al., 2006; Simms, Frausel, &amp; Richland, 2018),</w:delText>
        </w:r>
      </w:del>
      <w:ins w:id="445" w:author="Revision" w:date="2026-04-21T21:49:00Z" w16du:dateUtc="2026-04-21T19:49:00Z">
        <w:r>
          <w:t>a suite of</w:t>
        </w:r>
      </w:ins>
      <w:r>
        <w:t xml:space="preserve"> executive </w:t>
      </w:r>
      <w:del w:id="446" w:author="Revision" w:date="2026-04-21T21:49:00Z" w16du:dateUtc="2026-04-21T19:49:00Z">
        <w:r>
          <w:delText>functions</w:delText>
        </w:r>
      </w:del>
      <w:ins w:id="447" w:author="Revision" w:date="2026-04-21T21:49:00Z" w16du:dateUtc="2026-04-21T19:49:00Z">
        <w:r>
          <w:t>function skills improving significantly during this important period in child development</w:t>
        </w:r>
      </w:ins>
      <w:r>
        <w:t xml:space="preserve"> (Bohn, Tessler, Kordt, Hausmann, &amp; Frank, 2023; Thibaut, French, &amp; Vezneva, 2010</w:t>
      </w:r>
      <w:del w:id="448" w:author="Revision" w:date="2026-04-21T21:49:00Z" w16du:dateUtc="2026-04-21T19:49:00Z">
        <w:r>
          <w:delText>)</w:delText>
        </w:r>
      </w:del>
      <w:ins w:id="449" w:author="Revision" w:date="2026-04-21T21:49:00Z" w16du:dateUtc="2026-04-21T19:49:00Z">
        <w:r>
          <w:t>). Focusing on various aspects of the stimulus-combinations, working memory (Richland et al., 2006; Simms, Frausel, &amp; Richland, 2018) is crucial for keeping track of features children have explored. To succeed they are furthermore required to suppress irrelevant aspects of the stimuli</w:t>
        </w:r>
      </w:ins>
      <w:r>
        <w:t xml:space="preserve"> and </w:t>
      </w:r>
      <w:del w:id="450" w:author="Revision" w:date="2026-04-21T21:49:00Z" w16du:dateUtc="2026-04-21T19:49:00Z">
        <w:r>
          <w:delText>inhibitory control</w:delText>
        </w:r>
      </w:del>
      <w:ins w:id="451" w:author="Revision" w:date="2026-04-21T21:49:00Z" w16du:dateUtc="2026-04-21T19:49:00Z">
        <w:r>
          <w:t>inhibit distracting impulses solving relatively abstract tasks</w:t>
        </w:r>
      </w:ins>
      <w:r>
        <w:t xml:space="preserve"> (Carlson &amp; Wang, 2007; Jablonski, 2014</w:t>
      </w:r>
      <w:ins w:id="452" w:author="Revision" w:date="2026-04-21T21:49:00Z" w16du:dateUtc="2026-04-21T19:49:00Z">
        <w:r>
          <w:t xml:space="preserve">). Finally, cognitive flexibility is not only key for viewing the </w:t>
        </w:r>
        <w:r>
          <w:lastRenderedPageBreak/>
          <w:t>same stimulus from different conceptual angles but also specifically for switching modes of interpretation across conditions (Cuevas et al., 2014; Willoughby, Wirth, &amp; Blair, 2012</w:t>
        </w:r>
      </w:ins>
      <w:r>
        <w:t>).</w:t>
      </w:r>
    </w:p>
    <w:p w14:paraId="1216A2CF" w14:textId="77777777" w:rsidR="00500EDE" w:rsidRDefault="00000000" w:rsidP="00F8447A">
      <w:pPr>
        <w:pStyle w:val="Textkrper"/>
        <w:jc w:val="both"/>
      </w:pPr>
      <w:r>
        <w:t xml:space="preserve">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w:t>
      </w:r>
      <w:del w:id="453" w:author="Revision" w:date="2026-04-21T21:49:00Z" w16du:dateUtc="2026-04-21T19:49:00Z">
        <w:r>
          <w:delText>judgements</w:delText>
        </w:r>
      </w:del>
      <w:ins w:id="454" w:author="Revision" w:date="2026-04-21T21:49:00Z" w16du:dateUtc="2026-04-21T19:49:00Z">
        <w:r>
          <w:t>judgement</w:t>
        </w:r>
      </w:ins>
      <w:r>
        <w:t xml:space="preserve">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del w:id="455" w:author="Revision" w:date="2026-04-21T21:49:00Z" w16du:dateUtc="2026-04-21T19:49:00Z">
        <w:r>
          <w:delText>.</w:delText>
        </w:r>
      </w:del>
      <w:ins w:id="456" w:author="Revision" w:date="2026-04-21T21:49:00Z" w16du:dateUtc="2026-04-21T19:49:00Z">
        <w:r>
          <w:t xml:space="preserve"> (Cooperrider &amp; Goldin-Meadow, 2017).</w:t>
        </w:r>
      </w:ins>
    </w:p>
    <w:p w14:paraId="097098BF" w14:textId="77777777" w:rsidR="00500EDE" w:rsidRDefault="00000000" w:rsidP="00F8447A">
      <w:pPr>
        <w:pStyle w:val="Textkrper"/>
        <w:jc w:val="both"/>
      </w:pPr>
      <w:del w:id="457" w:author="Revision" w:date="2026-04-21T21:49:00Z" w16du:dateUtc="2026-04-21T19:49:00Z">
        <w:r>
          <w:delText>By design, the research described here is exploratory and has limitations that future research needs to address. A crucial</w:delText>
        </w:r>
      </w:del>
      <w:ins w:id="458" w:author="Revision" w:date="2026-04-21T21:49:00Z" w16du:dateUtc="2026-04-21T19:49:00Z">
        <w:r>
          <w:t>The research described here has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 general</w:t>
        </w:r>
      </w:ins>
      <w:r>
        <w:t xml:space="preserve"> problem is that the </w:t>
      </w:r>
      <w:r>
        <w:lastRenderedPageBreak/>
        <w:t>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w:t>
      </w:r>
      <w:ins w:id="459" w:author="Revision" w:date="2026-04-21T21:49:00Z" w16du:dateUtc="2026-04-21T19:49:00Z">
        <w:r>
          <w:t xml:space="preserve">T. C. </w:t>
        </w:r>
      </w:ins>
      <w:r>
        <w:t xml:space="preserve">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w:t>
      </w:r>
      <w:ins w:id="460" w:author="Revision" w:date="2026-04-21T21:49:00Z" w16du:dateUtc="2026-04-21T19:49:00Z">
        <w:r>
          <w:t xml:space="preserve">T. Callaghan, 1999; </w:t>
        </w:r>
      </w:ins>
      <w:r>
        <w:t xml:space="preserve">Nölle, Fusaroli, Mills, &amp; Tylén, 2020; Raviv &amp; Arnon, 2018). The results here </w:t>
      </w:r>
      <w:del w:id="461" w:author="Revision" w:date="2026-04-21T21:49:00Z" w16du:dateUtc="2026-04-21T19:49:00Z">
        <w:r>
          <w:delText>demonstrates</w:delText>
        </w:r>
      </w:del>
      <w:ins w:id="462" w:author="Revision" w:date="2026-04-21T21:49:00Z" w16du:dateUtc="2026-04-21T19:49:00Z">
        <w:r>
          <w:t>demonstrate</w:t>
        </w:r>
      </w:ins>
      <w:r>
        <w:t xml:space="preserve"> that at least by the age of four, they would be apt receivers of symbolic creations whose reference is based on iconicity, metonymy, alignment, orientation, as well as analogies in form, size and number.</w:t>
      </w:r>
    </w:p>
    <w:p w14:paraId="3FA09E0B" w14:textId="77777777" w:rsidR="00500EDE" w:rsidRDefault="00000000" w:rsidP="00F8447A">
      <w:pPr>
        <w:pStyle w:val="Textkrper"/>
        <w:jc w:val="both"/>
      </w:pPr>
      <w:r>
        <w:t>Taken together, our work provides one of the most comprehensive, robust and systematic investigations of young children’s ability to find meaning in unfamiliar graphic symbols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0FDBF0DA" w14:textId="77777777" w:rsidR="00500EDE" w:rsidRDefault="00000000">
      <w:r>
        <w:lastRenderedPageBreak/>
        <w:br w:type="page"/>
      </w:r>
    </w:p>
    <w:p w14:paraId="03B3A168" w14:textId="77777777" w:rsidR="00500EDE" w:rsidRDefault="00000000">
      <w:pPr>
        <w:pStyle w:val="berschrift1"/>
      </w:pPr>
      <w:bookmarkStart w:id="463" w:name="references"/>
      <w:bookmarkEnd w:id="379"/>
      <w:r>
        <w:lastRenderedPageBreak/>
        <w:t>References</w:t>
      </w:r>
    </w:p>
    <w:p w14:paraId="1A390CD5" w14:textId="77777777" w:rsidR="00AE3AC5" w:rsidRDefault="00000000">
      <w:pPr>
        <w:pStyle w:val="Literaturverzeichnis"/>
        <w:rPr>
          <w:del w:id="464" w:author="Revision" w:date="2026-04-21T21:49:00Z" w16du:dateUtc="2026-04-21T19:49:00Z"/>
        </w:rPr>
      </w:pPr>
      <w:bookmarkStart w:id="465" w:name="ref-behne2012twelve"/>
      <w:bookmarkStart w:id="466" w:name="refs"/>
      <w:bookmarkStart w:id="467" w:name="ref-allen2004both"/>
      <w:del w:id="468" w:author="Revision" w:date="2026-04-21T21:49:00Z" w16du:dateUtc="2026-04-21T19:49:00Z">
        <w:r>
          <w:delText xml:space="preserve">Allen Preissler, M., &amp; Carey, S. (2004). Do both pictures and words function as symbols for 18-and 24-month-old children? </w:delText>
        </w:r>
        <w:r>
          <w:rPr>
            <w:i/>
            <w:iCs/>
          </w:rPr>
          <w:delText>Journal of Cognition and Development</w:delText>
        </w:r>
        <w:r>
          <w:delText xml:space="preserve">, </w:delText>
        </w:r>
        <w:r>
          <w:rPr>
            <w:i/>
            <w:iCs/>
          </w:rPr>
          <w:delText>5</w:delText>
        </w:r>
        <w:r>
          <w:delText>(2), 185–212.</w:delText>
        </w:r>
      </w:del>
    </w:p>
    <w:bookmarkEnd w:id="467"/>
    <w:p w14:paraId="1D43CDD4" w14:textId="77777777" w:rsidR="00500EDE" w:rsidRDefault="00000000">
      <w:pPr>
        <w:pStyle w:val="Literaturverzeichnis"/>
        <w:rPr>
          <w:ins w:id="469" w:author="Revision" w:date="2026-04-21T21:49:00Z" w16du:dateUtc="2026-04-21T19:49:00Z"/>
        </w:rPr>
      </w:pPr>
      <w:ins w:id="470" w:author="Revision" w:date="2026-04-21T21:49:00Z" w16du:dateUtc="2026-04-21T19:49:00Z">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ins>
    </w:p>
    <w:p w14:paraId="4D3BF696" w14:textId="77777777" w:rsidR="00500EDE" w:rsidRDefault="00000000">
      <w:pPr>
        <w:pStyle w:val="Literaturverzeichnis"/>
      </w:pPr>
      <w:bookmarkStart w:id="471" w:name="ref-bermudez2020sound"/>
      <w:bookmarkEnd w:id="465"/>
      <w:r>
        <w:t xml:space="preserve">Bermúdez, N. (2020). Sound symbolism. </w:t>
      </w:r>
      <w:r>
        <w:rPr>
          <w:i/>
          <w:iCs/>
        </w:rPr>
        <w:t>The International Encyclopedia of Linguistic Anthropology</w:t>
      </w:r>
      <w:r>
        <w:t>, 1–3.</w:t>
      </w:r>
    </w:p>
    <w:p w14:paraId="106FB7A8" w14:textId="77777777" w:rsidR="00500EDE" w:rsidRDefault="00000000">
      <w:pPr>
        <w:pStyle w:val="Literaturverzeichnis"/>
      </w:pPr>
      <w:bookmarkStart w:id="472" w:name="ref-blades1994development"/>
      <w:bookmarkEnd w:id="471"/>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28E54F5F" w14:textId="77777777" w:rsidR="00500EDE" w:rsidRDefault="00000000">
      <w:pPr>
        <w:pStyle w:val="Literaturverzeichnis"/>
      </w:pPr>
      <w:bookmarkStart w:id="473" w:name="ref-bloom1998intention"/>
      <w:bookmarkEnd w:id="472"/>
      <w:r>
        <w:t xml:space="preserve">Bloom, P., &amp; Markson, L. (1998). Intention and analogy in children’s naming of pictorial representations. </w:t>
      </w:r>
      <w:r>
        <w:rPr>
          <w:i/>
          <w:iCs/>
        </w:rPr>
        <w:t>Psychological Science</w:t>
      </w:r>
      <w:r>
        <w:t xml:space="preserve">, </w:t>
      </w:r>
      <w:r>
        <w:rPr>
          <w:i/>
          <w:iCs/>
        </w:rPr>
        <w:t>9</w:t>
      </w:r>
      <w:r>
        <w:t>(3), 200–204.</w:t>
      </w:r>
    </w:p>
    <w:p w14:paraId="0022B0DA" w14:textId="77777777" w:rsidR="00500EDE" w:rsidRDefault="00000000">
      <w:pPr>
        <w:pStyle w:val="Literaturverzeichnis"/>
      </w:pPr>
      <w:bookmarkStart w:id="474" w:name="ref-bohn2019natural"/>
      <w:bookmarkEnd w:id="473"/>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4DE75DA8" w14:textId="77777777" w:rsidR="00500EDE" w:rsidRDefault="00000000">
      <w:pPr>
        <w:pStyle w:val="Literaturverzeichnis"/>
      </w:pPr>
      <w:bookmarkStart w:id="475" w:name="ref-bohn2019young"/>
      <w:bookmarkEnd w:id="474"/>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4000D44B" w14:textId="77777777" w:rsidR="00500EDE" w:rsidRDefault="00000000">
      <w:pPr>
        <w:pStyle w:val="Literaturverzeichnis"/>
      </w:pPr>
      <w:bookmarkStart w:id="476" w:name="ref-bohn2023individual"/>
      <w:bookmarkEnd w:id="475"/>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7ADD1670" w14:textId="77777777" w:rsidR="00500EDE" w:rsidRDefault="00000000">
      <w:pPr>
        <w:pStyle w:val="Literaturverzeichnis"/>
      </w:pPr>
      <w:bookmarkStart w:id="477" w:name="ref-Bruner1996culture"/>
      <w:bookmarkEnd w:id="476"/>
      <w:r>
        <w:lastRenderedPageBreak/>
        <w:t xml:space="preserve">Bruner, J. S. (1996). </w:t>
      </w:r>
      <w:r>
        <w:rPr>
          <w:i/>
          <w:iCs/>
        </w:rPr>
        <w:t>The culture of education</w:t>
      </w:r>
      <w:r>
        <w:t>. Harvard University Press.</w:t>
      </w:r>
    </w:p>
    <w:p w14:paraId="0EB2B4B0" w14:textId="77777777" w:rsidR="00500EDE" w:rsidRDefault="00000000">
      <w:pPr>
        <w:pStyle w:val="Literaturverzeichnis"/>
      </w:pPr>
      <w:bookmarkStart w:id="478" w:name="ref-burkner2017brms"/>
      <w:bookmarkEnd w:id="477"/>
      <w:r>
        <w:t xml:space="preserve">Bürkner, P.-C. (2017). Brms: An r package for bayesian multilevel models using stan. </w:t>
      </w:r>
      <w:r>
        <w:rPr>
          <w:i/>
          <w:iCs/>
        </w:rPr>
        <w:t>Journal of Statistical Software</w:t>
      </w:r>
      <w:r>
        <w:t xml:space="preserve">, </w:t>
      </w:r>
      <w:r>
        <w:rPr>
          <w:i/>
          <w:iCs/>
        </w:rPr>
        <w:t>80</w:t>
      </w:r>
      <w:r>
        <w:t>, 1–28.</w:t>
      </w:r>
    </w:p>
    <w:p w14:paraId="78CA69EC" w14:textId="77777777" w:rsidR="00500EDE" w:rsidRDefault="00000000">
      <w:pPr>
        <w:pStyle w:val="Literaturverzeichnis"/>
      </w:pPr>
      <w:bookmarkStart w:id="479" w:name="ref-callaghan1999early"/>
      <w:bookmarkEnd w:id="478"/>
      <w:r>
        <w:t xml:space="preserve">Callaghan, T. (1999). Early understanding and production of graphic symbols. </w:t>
      </w:r>
      <w:r>
        <w:rPr>
          <w:i/>
          <w:iCs/>
        </w:rPr>
        <w:t>Child Development</w:t>
      </w:r>
      <w:r>
        <w:t xml:space="preserve">, </w:t>
      </w:r>
      <w:r>
        <w:rPr>
          <w:i/>
          <w:iCs/>
        </w:rPr>
        <w:t>70</w:t>
      </w:r>
      <w:r>
        <w:t>(6), 1314–1324.</w:t>
      </w:r>
    </w:p>
    <w:p w14:paraId="084E8676" w14:textId="77777777" w:rsidR="00500EDE" w:rsidRDefault="00000000">
      <w:pPr>
        <w:pStyle w:val="Literaturverzeichnis"/>
      </w:pPr>
      <w:bookmarkStart w:id="480" w:name="ref-callaghan2000factors"/>
      <w:bookmarkEnd w:id="479"/>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47891CEE" w14:textId="77777777" w:rsidR="00500EDE" w:rsidRDefault="00000000">
      <w:pPr>
        <w:pStyle w:val="Literaturverzeichnis"/>
        <w:rPr>
          <w:ins w:id="481" w:author="Revision" w:date="2026-04-21T21:49:00Z" w16du:dateUtc="2026-04-21T19:49:00Z"/>
        </w:rPr>
      </w:pPr>
      <w:bookmarkStart w:id="482" w:name="ref-callaghan1990texture"/>
      <w:bookmarkEnd w:id="480"/>
      <w:r>
        <w:t>Callaghan, T</w:t>
      </w:r>
      <w:ins w:id="483" w:author="Revision" w:date="2026-04-21T21:49:00Z" w16du:dateUtc="2026-04-21T19:49:00Z">
        <w:r>
          <w:t xml:space="preserve">. C. (1990). Texture segregation in young children. In </w:t>
        </w:r>
        <w:r>
          <w:rPr>
            <w:i/>
            <w:iCs/>
          </w:rPr>
          <w:t>Advances in psychology</w:t>
        </w:r>
        <w:r>
          <w:t xml:space="preserve"> (Vol. 69, pp. 175–195). Elsevier.</w:t>
        </w:r>
      </w:ins>
    </w:p>
    <w:p w14:paraId="7227BBE9" w14:textId="77777777" w:rsidR="00500EDE" w:rsidRDefault="00000000">
      <w:pPr>
        <w:pStyle w:val="Literaturverzeichnis"/>
        <w:rPr>
          <w:ins w:id="484" w:author="Revision" w:date="2026-04-21T21:49:00Z" w16du:dateUtc="2026-04-21T19:49:00Z"/>
        </w:rPr>
      </w:pPr>
      <w:bookmarkStart w:id="485" w:name="ref-callaghan2012young"/>
      <w:bookmarkEnd w:id="482"/>
      <w:ins w:id="486" w:author="Revision" w:date="2026-04-21T21:49:00Z" w16du:dateUtc="2026-04-21T19:49:00Z">
        <w:r>
          <w:t xml:space="preserve">Callaghan, T. C.,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ins>
    </w:p>
    <w:p w14:paraId="7960D799" w14:textId="77777777" w:rsidR="00500EDE" w:rsidRDefault="00000000">
      <w:pPr>
        <w:pStyle w:val="Literaturverzeichnis"/>
      </w:pPr>
      <w:bookmarkStart w:id="487" w:name="ref-callaghan2015development"/>
      <w:bookmarkEnd w:id="485"/>
      <w:ins w:id="488" w:author="Revision" w:date="2026-04-21T21:49:00Z" w16du:dateUtc="2026-04-21T19:49:00Z">
        <w:r>
          <w:t>Callaghan, T</w:t>
        </w:r>
      </w:ins>
      <w:r>
        <w:t xml:space="preserve">., &amp; Corbit, J. (2015). The development of symbolic representation. In R. M. Lerner (Ed.), </w:t>
      </w:r>
      <w:r>
        <w:rPr>
          <w:i/>
          <w:iCs/>
        </w:rPr>
        <w:t>Handbook of child psychology and developmental science</w:t>
      </w:r>
      <w:r>
        <w:t xml:space="preserve">. Wiley. </w:t>
      </w:r>
      <w:hyperlink r:id="rId18">
        <w:r w:rsidR="00500EDE">
          <w:rPr>
            <w:rStyle w:val="Hyperlink"/>
          </w:rPr>
          <w:t>https://doi.org/10.1002/9781118963418.childpsy207</w:t>
        </w:r>
      </w:hyperlink>
    </w:p>
    <w:p w14:paraId="133BEF76" w14:textId="77777777" w:rsidR="00500EDE" w:rsidRDefault="00000000">
      <w:pPr>
        <w:pStyle w:val="Literaturverzeichnis"/>
      </w:pPr>
      <w:bookmarkStart w:id="489" w:name="ref-callaghan2008artist"/>
      <w:bookmarkEnd w:id="487"/>
      <w:r>
        <w:t>Callaghan, T., &amp; Rochat, P. (2008). Children’s understanding of artist-picture relations: Implications for their theories of pictures. In C. Milbrath &amp; H</w:t>
      </w:r>
      <w:del w:id="490" w:author="Revision" w:date="2026-04-21T21:49:00Z" w16du:dateUtc="2026-04-21T19:49:00Z">
        <w:r>
          <w:delText xml:space="preserve">. </w:delText>
        </w:r>
      </w:del>
      <w:ins w:id="491" w:author="Revision" w:date="2026-04-21T21:49:00Z" w16du:dateUtc="2026-04-21T19:49:00Z">
        <w:r>
          <w:t>.-</w:t>
        </w:r>
      </w:ins>
      <w:r>
        <w:t xml:space="preserve">M. Trautner (Eds.), </w:t>
      </w:r>
      <w:r>
        <w:rPr>
          <w:i/>
          <w:iCs/>
        </w:rPr>
        <w:t>Children’s understanding and production of pictures, drawings, and art</w:t>
      </w:r>
      <w:del w:id="492" w:author="Revision" w:date="2026-04-21T21:49:00Z" w16du:dateUtc="2026-04-21T19:49:00Z">
        <w:r>
          <w:rPr>
            <w:i/>
            <w:iCs/>
          </w:rPr>
          <w:delText>: Theoretical and empirical approaches</w:delText>
        </w:r>
      </w:del>
      <w:r>
        <w:t xml:space="preserve"> (pp. 187–205). </w:t>
      </w:r>
      <w:ins w:id="493" w:author="Revision" w:date="2026-04-21T21:49:00Z" w16du:dateUtc="2026-04-21T19:49:00Z">
        <w:r>
          <w:t xml:space="preserve">Cambridge, MA: </w:t>
        </w:r>
      </w:ins>
      <w:r>
        <w:t>Hogrefe &amp; Huber</w:t>
      </w:r>
      <w:del w:id="494" w:author="Revision" w:date="2026-04-21T21:49:00Z" w16du:dateUtc="2026-04-21T19:49:00Z">
        <w:r>
          <w:delText xml:space="preserve"> Publishers</w:delText>
        </w:r>
      </w:del>
      <w:r>
        <w:t>.</w:t>
      </w:r>
    </w:p>
    <w:p w14:paraId="40DEFC4A" w14:textId="77777777" w:rsidR="00AE3AC5" w:rsidRDefault="00000000">
      <w:pPr>
        <w:pStyle w:val="Literaturverzeichnis"/>
        <w:rPr>
          <w:del w:id="495" w:author="Revision" w:date="2026-04-21T21:49:00Z" w16du:dateUtc="2026-04-21T19:49:00Z"/>
        </w:rPr>
      </w:pPr>
      <w:del w:id="496" w:author="Revision" w:date="2026-04-21T21:49:00Z" w16du:dateUtc="2026-04-21T19:49:00Z">
        <w:r>
          <w:lastRenderedPageBreak/>
          <w:delText xml:space="preserve">Callaghan, T., Rochat, P., &amp; Corbit, J. (2012). Young children’s knowledge of the representational function of pictorial symbols: Development across the preschool years in three cultures. </w:delText>
        </w:r>
        <w:r>
          <w:rPr>
            <w:i/>
            <w:iCs/>
          </w:rPr>
          <w:delText>Journal of Cognition and Development</w:delText>
        </w:r>
        <w:r>
          <w:delText xml:space="preserve">, </w:delText>
        </w:r>
        <w:r>
          <w:rPr>
            <w:i/>
            <w:iCs/>
          </w:rPr>
          <w:delText>13</w:delText>
        </w:r>
        <w:r>
          <w:delText>(3), 320–353.</w:delText>
        </w:r>
      </w:del>
    </w:p>
    <w:p w14:paraId="7D5E447A" w14:textId="77777777" w:rsidR="00500EDE" w:rsidRDefault="00000000">
      <w:pPr>
        <w:pStyle w:val="Literaturverzeichnis"/>
      </w:pPr>
      <w:bookmarkStart w:id="497" w:name="ref-carey2000origin"/>
      <w:bookmarkEnd w:id="489"/>
      <w:r>
        <w:t xml:space="preserve">Carey, S. (2000). The origin of concepts. </w:t>
      </w:r>
      <w:r>
        <w:rPr>
          <w:i/>
          <w:iCs/>
        </w:rPr>
        <w:t>Journal of Cognition and Development</w:t>
      </w:r>
      <w:r>
        <w:t xml:space="preserve">, </w:t>
      </w:r>
      <w:r>
        <w:rPr>
          <w:i/>
          <w:iCs/>
        </w:rPr>
        <w:t>1</w:t>
      </w:r>
      <w:r>
        <w:t>(1), 37–41.</w:t>
      </w:r>
    </w:p>
    <w:p w14:paraId="2475E885" w14:textId="77777777" w:rsidR="00500EDE" w:rsidRDefault="00000000">
      <w:pPr>
        <w:pStyle w:val="Literaturverzeichnis"/>
      </w:pPr>
      <w:bookmarkStart w:id="498" w:name="ref-carey2019ontogenetic"/>
      <w:bookmarkEnd w:id="497"/>
      <w:r>
        <w:t xml:space="preserve">Carey, S., &amp; Barner, D. (2019). Ontogenetic origins of human integer representations. </w:t>
      </w:r>
      <w:r>
        <w:rPr>
          <w:i/>
          <w:iCs/>
        </w:rPr>
        <w:t>Trends in Cognitive Sciences</w:t>
      </w:r>
      <w:r>
        <w:t xml:space="preserve">, </w:t>
      </w:r>
      <w:r>
        <w:rPr>
          <w:i/>
          <w:iCs/>
        </w:rPr>
        <w:t>23</w:t>
      </w:r>
      <w:r>
        <w:t>(10), 823–835.</w:t>
      </w:r>
    </w:p>
    <w:p w14:paraId="5A65F4E1" w14:textId="77777777" w:rsidR="00500EDE" w:rsidRDefault="00000000">
      <w:pPr>
        <w:pStyle w:val="Literaturverzeichnis"/>
      </w:pPr>
      <w:bookmarkStart w:id="499" w:name="ref-carlson2007inhibitory"/>
      <w:bookmarkEnd w:id="498"/>
      <w:r>
        <w:t xml:space="preserve">Carlson, S. M., &amp; Wang, T. S. (2007). Inhibitory control and emotion regulation in preschool children. </w:t>
      </w:r>
      <w:r>
        <w:rPr>
          <w:i/>
          <w:iCs/>
        </w:rPr>
        <w:t>Cognitive Development</w:t>
      </w:r>
      <w:r>
        <w:t xml:space="preserve">, </w:t>
      </w:r>
      <w:r>
        <w:rPr>
          <w:i/>
          <w:iCs/>
        </w:rPr>
        <w:t>22</w:t>
      </w:r>
      <w:r>
        <w:t>(4), 489–510.</w:t>
      </w:r>
    </w:p>
    <w:p w14:paraId="14704F48" w14:textId="77777777" w:rsidR="00500EDE" w:rsidRDefault="00000000">
      <w:pPr>
        <w:pStyle w:val="Literaturverzeichnis"/>
      </w:pPr>
      <w:bookmarkStart w:id="500" w:name="ref-christie2014language"/>
      <w:bookmarkEnd w:id="499"/>
      <w:r>
        <w:t xml:space="preserve">Christie, S., &amp; Gentner, D. (2014). Language helps children succeed on a classic analogy task. </w:t>
      </w:r>
      <w:r>
        <w:rPr>
          <w:i/>
          <w:iCs/>
        </w:rPr>
        <w:t>Cognitive Science</w:t>
      </w:r>
      <w:r>
        <w:t xml:space="preserve">, </w:t>
      </w:r>
      <w:r>
        <w:rPr>
          <w:i/>
          <w:iCs/>
        </w:rPr>
        <w:t>38</w:t>
      </w:r>
      <w:r>
        <w:t>(2), 383–397.</w:t>
      </w:r>
    </w:p>
    <w:p w14:paraId="339E3414" w14:textId="77777777" w:rsidR="00500EDE" w:rsidRDefault="00000000">
      <w:pPr>
        <w:pStyle w:val="Literaturverzeichnis"/>
      </w:pPr>
      <w:bookmarkStart w:id="501" w:name="ref-cleveland1984graphical"/>
      <w:bookmarkEnd w:id="500"/>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5740C293" w14:textId="77777777" w:rsidR="00500EDE" w:rsidRDefault="00000000">
      <w:pPr>
        <w:pStyle w:val="Literaturverzeichnis"/>
      </w:pPr>
      <w:bookmarkStart w:id="502" w:name="ref-cooperrider2019career"/>
      <w:bookmarkEnd w:id="501"/>
      <w:r>
        <w:t xml:space="preserve">Cooperrider, K., &amp; Gentner, D. (2019). The career of measurement. </w:t>
      </w:r>
      <w:r>
        <w:rPr>
          <w:i/>
          <w:iCs/>
        </w:rPr>
        <w:t>Cognition</w:t>
      </w:r>
      <w:r>
        <w:t xml:space="preserve">, </w:t>
      </w:r>
      <w:r>
        <w:rPr>
          <w:i/>
          <w:iCs/>
        </w:rPr>
        <w:t>191</w:t>
      </w:r>
      <w:r>
        <w:t>, 103942.</w:t>
      </w:r>
    </w:p>
    <w:p w14:paraId="6A755D0A" w14:textId="77777777" w:rsidR="00500EDE" w:rsidRDefault="00000000">
      <w:pPr>
        <w:pStyle w:val="Literaturverzeichnis"/>
        <w:rPr>
          <w:ins w:id="503" w:author="Revision" w:date="2026-04-21T21:49:00Z" w16du:dateUtc="2026-04-21T19:49:00Z"/>
        </w:rPr>
      </w:pPr>
      <w:bookmarkStart w:id="504" w:name="ref-cooperrider2017gesture"/>
      <w:bookmarkEnd w:id="502"/>
      <w:ins w:id="505" w:author="Revision" w:date="2026-04-21T21:49:00Z" w16du:dateUtc="2026-04-21T19:49:00Z">
        <w:r>
          <w:t xml:space="preserve">Cooperrider, K., &amp; Goldin-Meadow, S. (2017). When gesture becomes analogy. </w:t>
        </w:r>
        <w:r>
          <w:rPr>
            <w:i/>
            <w:iCs/>
          </w:rPr>
          <w:t>Topics in Cognitive Science</w:t>
        </w:r>
        <w:r>
          <w:t xml:space="preserve">, </w:t>
        </w:r>
        <w:r>
          <w:rPr>
            <w:i/>
            <w:iCs/>
          </w:rPr>
          <w:t>9</w:t>
        </w:r>
        <w:r>
          <w:t>(3), 719–737.</w:t>
        </w:r>
      </w:ins>
    </w:p>
    <w:p w14:paraId="337F2818" w14:textId="77777777" w:rsidR="00500EDE" w:rsidRDefault="00000000">
      <w:pPr>
        <w:pStyle w:val="Literaturverzeichnis"/>
      </w:pPr>
      <w:bookmarkStart w:id="506" w:name="ref-cox2005pictorial"/>
      <w:bookmarkEnd w:id="504"/>
      <w:r>
        <w:t xml:space="preserve">Cox, M. (2005). </w:t>
      </w:r>
      <w:r>
        <w:rPr>
          <w:i/>
          <w:iCs/>
        </w:rPr>
        <w:t>The pictorial world of the child</w:t>
      </w:r>
      <w:r>
        <w:t>. Cambridge University Press.</w:t>
      </w:r>
    </w:p>
    <w:p w14:paraId="3031E3EE" w14:textId="77777777" w:rsidR="00500EDE" w:rsidRDefault="00000000">
      <w:pPr>
        <w:pStyle w:val="Literaturverzeichnis"/>
        <w:rPr>
          <w:ins w:id="507" w:author="Revision" w:date="2026-04-21T21:49:00Z" w16du:dateUtc="2026-04-21T19:49:00Z"/>
        </w:rPr>
      </w:pPr>
      <w:bookmarkStart w:id="508" w:name="ref-cuevas2014longitudinal"/>
      <w:bookmarkEnd w:id="506"/>
      <w:ins w:id="509" w:author="Revision" w:date="2026-04-21T21:49:00Z" w16du:dateUtc="2026-04-21T19:49:00Z">
        <w:r>
          <w:t xml:space="preserve">Cuevas, K., Deater-Deckard, K., Kim-Spoon, J., Wang, Z., Morasch, K. C., &amp; Bell, M. A. (2014). A longitudinal intergenerational analysis of executive functions during early childhood. </w:t>
        </w:r>
        <w:r>
          <w:rPr>
            <w:i/>
            <w:iCs/>
          </w:rPr>
          <w:t>British Journal of Developmental Psychology</w:t>
        </w:r>
        <w:r>
          <w:t xml:space="preserve">, </w:t>
        </w:r>
        <w:r>
          <w:rPr>
            <w:i/>
            <w:iCs/>
          </w:rPr>
          <w:t>32</w:t>
        </w:r>
        <w:r>
          <w:t>(1), 50–64.</w:t>
        </w:r>
      </w:ins>
    </w:p>
    <w:p w14:paraId="0501F8AE" w14:textId="77777777" w:rsidR="00500EDE" w:rsidRDefault="00000000">
      <w:pPr>
        <w:pStyle w:val="Literaturverzeichnis"/>
      </w:pPr>
      <w:bookmarkStart w:id="510" w:name="ref-cwiek2022bouba"/>
      <w:bookmarkEnd w:id="508"/>
      <w:r>
        <w:lastRenderedPageBreak/>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07D2D853" w14:textId="77777777" w:rsidR="00AE3AC5" w:rsidRDefault="00000000">
      <w:pPr>
        <w:pStyle w:val="Literaturverzeichnis"/>
        <w:rPr>
          <w:del w:id="511" w:author="Revision" w:date="2026-04-21T21:49:00Z" w16du:dateUtc="2026-04-21T19:49:00Z"/>
        </w:rPr>
      </w:pPr>
      <w:bookmarkStart w:id="512" w:name="ref-daugli2016young"/>
      <w:del w:id="513" w:author="Revision" w:date="2026-04-21T21:49:00Z" w16du:dateUtc="2026-04-21T19:49:00Z">
        <w:r>
          <w:delText xml:space="preserve">Dağlı, Ü. Y., &amp; Halat, E. (2016). Young children’s conceptual understanding of triangle. </w:delText>
        </w:r>
        <w:r>
          <w:rPr>
            <w:i/>
            <w:iCs/>
          </w:rPr>
          <w:delText>Eurasia Journal of Mathematics, Science and Technology Education</w:delText>
        </w:r>
        <w:r>
          <w:delText xml:space="preserve">, </w:delText>
        </w:r>
        <w:r>
          <w:rPr>
            <w:i/>
            <w:iCs/>
          </w:rPr>
          <w:delText>12</w:delText>
        </w:r>
        <w:r>
          <w:delText>(2), 189–202.</w:delText>
        </w:r>
      </w:del>
    </w:p>
    <w:p w14:paraId="37ADEF2C" w14:textId="77777777" w:rsidR="00500EDE" w:rsidRDefault="00000000">
      <w:pPr>
        <w:pStyle w:val="Literaturverzeichnis"/>
      </w:pPr>
      <w:bookmarkStart w:id="514" w:name="ref-daucourt2021home"/>
      <w:bookmarkEnd w:id="510"/>
      <w:bookmarkEnd w:id="512"/>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26BD3B29" w14:textId="77777777" w:rsidR="00500EDE" w:rsidRDefault="00000000">
      <w:pPr>
        <w:pStyle w:val="Literaturverzeichnis"/>
      </w:pPr>
      <w:bookmarkStart w:id="515" w:name="ref-deluca2010developmental"/>
      <w:bookmarkEnd w:id="514"/>
      <w:r>
        <w:t xml:space="preserve">De Luca, C. R., &amp; Leventer, R. J. (2010). Developmental trajectories of executive functions across the lifespan. In </w:t>
      </w:r>
      <w:r>
        <w:rPr>
          <w:i/>
          <w:iCs/>
        </w:rPr>
        <w:t>Executive functions and the frontal lobes</w:t>
      </w:r>
      <w:r>
        <w:t xml:space="preserve"> (pp. 57–90). Psychology Press.</w:t>
      </w:r>
    </w:p>
    <w:p w14:paraId="44935502" w14:textId="77777777" w:rsidR="00500EDE" w:rsidRDefault="00000000">
      <w:pPr>
        <w:pStyle w:val="Literaturverzeichnis"/>
      </w:pPr>
      <w:bookmarkStart w:id="516" w:name="ref-Dehaene2009reading"/>
      <w:bookmarkEnd w:id="515"/>
      <w:r>
        <w:t xml:space="preserve">Dehaene, S. (2009). </w:t>
      </w:r>
      <w:r>
        <w:rPr>
          <w:i/>
          <w:iCs/>
        </w:rPr>
        <w:t>Reading in the brain: The new science of how we read</w:t>
      </w:r>
      <w:r>
        <w:t>. New York: Penguin.</w:t>
      </w:r>
    </w:p>
    <w:p w14:paraId="633101A5" w14:textId="77777777" w:rsidR="00500EDE" w:rsidRDefault="00000000">
      <w:pPr>
        <w:pStyle w:val="Literaturverzeichnis"/>
      </w:pPr>
      <w:bookmarkStart w:id="517" w:name="ref-dehaene2006core"/>
      <w:bookmarkEnd w:id="516"/>
      <w:r>
        <w:t xml:space="preserve">Dehaene, S., Izard, V., Pica, P., &amp; Spelke, E. (2006). Core knowledge of geometry in an amazonian indigene group. </w:t>
      </w:r>
      <w:r>
        <w:rPr>
          <w:i/>
          <w:iCs/>
        </w:rPr>
        <w:t>Science</w:t>
      </w:r>
      <w:r>
        <w:t xml:space="preserve">, </w:t>
      </w:r>
      <w:r>
        <w:rPr>
          <w:i/>
          <w:iCs/>
        </w:rPr>
        <w:t>311</w:t>
      </w:r>
      <w:r>
        <w:t>(5759), 381–384.</w:t>
      </w:r>
    </w:p>
    <w:p w14:paraId="6A190190" w14:textId="77777777" w:rsidR="00500EDE" w:rsidRDefault="00000000">
      <w:pPr>
        <w:pStyle w:val="Literaturverzeichnis"/>
        <w:rPr>
          <w:ins w:id="518" w:author="Revision" w:date="2026-04-21T21:49:00Z" w16du:dateUtc="2026-04-21T19:49:00Z"/>
        </w:rPr>
      </w:pPr>
      <w:bookmarkStart w:id="519" w:name="ref-deloache1991symbolic"/>
      <w:bookmarkEnd w:id="517"/>
      <w:r>
        <w:t>DeLoache, J. S. (</w:t>
      </w:r>
      <w:ins w:id="520" w:author="Revision" w:date="2026-04-21T21:49:00Z" w16du:dateUtc="2026-04-21T19:49:00Z">
        <w:r>
          <w:t xml:space="preserve">1991). Symbolic functioning in very young children: Understanding of pictures and models. </w:t>
        </w:r>
        <w:r>
          <w:rPr>
            <w:i/>
            <w:iCs/>
          </w:rPr>
          <w:t>Child Development</w:t>
        </w:r>
        <w:r>
          <w:t xml:space="preserve">, </w:t>
        </w:r>
        <w:r>
          <w:rPr>
            <w:i/>
            <w:iCs/>
          </w:rPr>
          <w:t>62</w:t>
        </w:r>
        <w:r>
          <w:t>(4), 736–752.</w:t>
        </w:r>
      </w:ins>
    </w:p>
    <w:p w14:paraId="5C5DDD5C" w14:textId="77777777" w:rsidR="00500EDE" w:rsidRDefault="00000000">
      <w:pPr>
        <w:pStyle w:val="Literaturverzeichnis"/>
      </w:pPr>
      <w:bookmarkStart w:id="521" w:name="ref-DeLoache1995early"/>
      <w:bookmarkEnd w:id="519"/>
      <w:ins w:id="522" w:author="Revision" w:date="2026-04-21T21:49:00Z" w16du:dateUtc="2026-04-21T19:49:00Z">
        <w:r>
          <w:t>DeLoache, J. S. (</w:t>
        </w:r>
      </w:ins>
      <w:r>
        <w:t xml:space="preserve">1995). Early understanding and use of symbols: The model model. </w:t>
      </w:r>
      <w:r>
        <w:rPr>
          <w:i/>
          <w:iCs/>
        </w:rPr>
        <w:t>Current Directions in Cognitive Science</w:t>
      </w:r>
      <w:r>
        <w:t xml:space="preserve">, </w:t>
      </w:r>
      <w:r>
        <w:rPr>
          <w:i/>
          <w:iCs/>
        </w:rPr>
        <w:t>4</w:t>
      </w:r>
      <w:r>
        <w:t>, 109–113.</w:t>
      </w:r>
    </w:p>
    <w:p w14:paraId="1801E96B" w14:textId="77777777" w:rsidR="00500EDE" w:rsidRDefault="00000000">
      <w:pPr>
        <w:pStyle w:val="Literaturverzeichnis"/>
      </w:pPr>
      <w:bookmarkStart w:id="523" w:name="ref-deloache2004becoming"/>
      <w:bookmarkEnd w:id="521"/>
      <w:r>
        <w:t xml:space="preserve">DeLoache, J. S. (2004). Becoming symbol-minded. </w:t>
      </w:r>
      <w:r>
        <w:rPr>
          <w:i/>
          <w:iCs/>
        </w:rPr>
        <w:t>Trends in Cognitive Sciences</w:t>
      </w:r>
      <w:r>
        <w:t xml:space="preserve">, </w:t>
      </w:r>
      <w:r>
        <w:rPr>
          <w:i/>
          <w:iCs/>
        </w:rPr>
        <w:t>8</w:t>
      </w:r>
      <w:r>
        <w:t>(2), 66–70.</w:t>
      </w:r>
    </w:p>
    <w:p w14:paraId="1C645CEE" w14:textId="77777777" w:rsidR="00500EDE" w:rsidRDefault="00000000">
      <w:pPr>
        <w:pStyle w:val="Literaturverzeichnis"/>
      </w:pPr>
      <w:bookmarkStart w:id="524" w:name="ref-deloache2011early"/>
      <w:bookmarkEnd w:id="523"/>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514DCCA2" w14:textId="77777777" w:rsidR="00500EDE" w:rsidRDefault="00000000">
      <w:pPr>
        <w:pStyle w:val="Literaturverzeichnis"/>
      </w:pPr>
      <w:bookmarkStart w:id="525" w:name="ref-deloache1992picture"/>
      <w:bookmarkEnd w:id="524"/>
      <w:r>
        <w:lastRenderedPageBreak/>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644F31A7" w14:textId="77777777" w:rsidR="00AE3AC5" w:rsidRDefault="00000000">
      <w:pPr>
        <w:pStyle w:val="Literaturverzeichnis"/>
        <w:rPr>
          <w:del w:id="526" w:author="Revision" w:date="2026-04-21T21:49:00Z" w16du:dateUtc="2026-04-21T19:49:00Z"/>
        </w:rPr>
      </w:pPr>
      <w:bookmarkStart w:id="527" w:name="ref-deloache1998grasping"/>
      <w:del w:id="528" w:author="Revision" w:date="2026-04-21T21:49:00Z" w16du:dateUtc="2026-04-21T19:49:00Z">
        <w:r>
          <w:delText xml:space="preserve">DeLoache, J. S., Pierroutsakos, S. L., Uttal, D. H., Rosengren, K. S., &amp; Gottlieb, A. (1998). Grasping the nature of pictures. </w:delText>
        </w:r>
        <w:r>
          <w:rPr>
            <w:i/>
            <w:iCs/>
          </w:rPr>
          <w:delText>Psychological Science</w:delText>
        </w:r>
        <w:r>
          <w:delText xml:space="preserve">, </w:delText>
        </w:r>
        <w:r>
          <w:rPr>
            <w:i/>
            <w:iCs/>
          </w:rPr>
          <w:delText>9</w:delText>
        </w:r>
        <w:r>
          <w:delText>(3), 205–210.</w:delText>
        </w:r>
      </w:del>
    </w:p>
    <w:p w14:paraId="30B04934" w14:textId="77777777" w:rsidR="00500EDE" w:rsidRDefault="00000000">
      <w:pPr>
        <w:pStyle w:val="Literaturverzeichnis"/>
      </w:pPr>
      <w:bookmarkStart w:id="529" w:name="ref-diamond2013executive"/>
      <w:bookmarkEnd w:id="525"/>
      <w:bookmarkEnd w:id="527"/>
      <w:r>
        <w:t xml:space="preserve">Diamond, A. (2013). Executive functions. </w:t>
      </w:r>
      <w:r>
        <w:rPr>
          <w:i/>
          <w:iCs/>
        </w:rPr>
        <w:t>Annual Review of Psychology</w:t>
      </w:r>
      <w:r>
        <w:t xml:space="preserve">, </w:t>
      </w:r>
      <w:r>
        <w:rPr>
          <w:i/>
          <w:iCs/>
        </w:rPr>
        <w:t>64</w:t>
      </w:r>
      <w:r>
        <w:t>(1), 135–168.</w:t>
      </w:r>
    </w:p>
    <w:p w14:paraId="75F52E5F" w14:textId="77777777" w:rsidR="00500EDE" w:rsidRDefault="00000000">
      <w:pPr>
        <w:pStyle w:val="Literaturverzeichnis"/>
        <w:rPr>
          <w:ins w:id="530" w:author="Revision" w:date="2026-04-21T21:49:00Z" w16du:dateUtc="2026-04-21T19:49:00Z"/>
        </w:rPr>
      </w:pPr>
      <w:bookmarkStart w:id="531" w:name="ref-diamond2016preschool"/>
      <w:bookmarkEnd w:id="529"/>
      <w:ins w:id="532" w:author="Revision" w:date="2026-04-21T21:49:00Z" w16du:dateUtc="2026-04-21T19:49:00Z">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ins>
    </w:p>
    <w:p w14:paraId="5A00F496" w14:textId="77777777" w:rsidR="00500EDE" w:rsidRDefault="00000000">
      <w:pPr>
        <w:pStyle w:val="Literaturverzeichnis"/>
      </w:pPr>
      <w:bookmarkStart w:id="533" w:name="ref-donnelly2007visual"/>
      <w:bookmarkEnd w:id="531"/>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71B404EB" w14:textId="77777777" w:rsidR="00500EDE" w:rsidRDefault="00000000">
      <w:pPr>
        <w:pStyle w:val="Literaturverzeichnis"/>
      </w:pPr>
      <w:bookmarkStart w:id="534" w:name="ref-fay2014iconicity"/>
      <w:bookmarkEnd w:id="533"/>
      <w:del w:id="535" w:author="Revision" w:date="2026-04-21T21:49:00Z" w16du:dateUtc="2026-04-21T19:49:00Z">
        <w:r>
          <w:delText>Eckert, J., Bohn</w:delText>
        </w:r>
      </w:del>
      <w:ins w:id="536" w:author="Revision" w:date="2026-04-21T21:49:00Z" w16du:dateUtc="2026-04-21T19:49:00Z">
        <w:r>
          <w:t>Fay, N., Ellison</w:t>
        </w:r>
      </w:ins>
      <w:r>
        <w:t xml:space="preserve">, M., </w:t>
      </w:r>
      <w:del w:id="537" w:author="Revision" w:date="2026-04-21T21:49:00Z" w16du:dateUtc="2026-04-21T19:49:00Z">
        <w:r>
          <w:delText>&amp; Spaethe, J. (2022). Does quantity matter</w:delText>
        </w:r>
      </w:del>
      <w:ins w:id="538" w:author="Revision" w:date="2026-04-21T21:49:00Z" w16du:dateUtc="2026-04-21T19:49:00Z">
        <w:r>
          <w:t>&amp; Garrod, S. (2014). Iconicity: From sign</w:t>
        </w:r>
      </w:ins>
      <w:r>
        <w:t xml:space="preserve"> to </w:t>
      </w:r>
      <w:del w:id="539" w:author="Revision" w:date="2026-04-21T21:49:00Z" w16du:dateUtc="2026-04-21T19:49:00Z">
        <w:r>
          <w:delText xml:space="preserve">a stingless bee? </w:delText>
        </w:r>
        <w:r>
          <w:rPr>
            <w:i/>
            <w:iCs/>
          </w:rPr>
          <w:delText>Animal</w:delText>
        </w:r>
      </w:del>
      <w:ins w:id="540" w:author="Revision" w:date="2026-04-21T21:49:00Z" w16du:dateUtc="2026-04-21T19:49:00Z">
        <w:r>
          <w:t xml:space="preserve">system in human communication and language. </w:t>
        </w:r>
        <w:r>
          <w:rPr>
            <w:i/>
            <w:iCs/>
          </w:rPr>
          <w:t>Pragmatics &amp;</w:t>
        </w:r>
      </w:ins>
      <w:r>
        <w:rPr>
          <w:i/>
          <w:iCs/>
        </w:rPr>
        <w:t xml:space="preserve"> Cognition</w:t>
      </w:r>
      <w:r>
        <w:t xml:space="preserve">, </w:t>
      </w:r>
      <w:del w:id="541" w:author="Revision" w:date="2026-04-21T21:49:00Z" w16du:dateUtc="2026-04-21T19:49:00Z">
        <w:r>
          <w:rPr>
            <w:i/>
            <w:iCs/>
          </w:rPr>
          <w:delText>25</w:delText>
        </w:r>
        <w:r>
          <w:delText>(3), 617–629</w:delText>
        </w:r>
      </w:del>
      <w:ins w:id="542" w:author="Revision" w:date="2026-04-21T21:49:00Z" w16du:dateUtc="2026-04-21T19:49:00Z">
        <w:r>
          <w:rPr>
            <w:i/>
            <w:iCs/>
          </w:rPr>
          <w:t>22</w:t>
        </w:r>
        <w:r>
          <w:t>(2), 244–263</w:t>
        </w:r>
      </w:ins>
      <w:r>
        <w:t>.</w:t>
      </w:r>
    </w:p>
    <w:p w14:paraId="222D90D3" w14:textId="77777777" w:rsidR="00500EDE" w:rsidRDefault="00000000">
      <w:pPr>
        <w:pStyle w:val="Literaturverzeichnis"/>
      </w:pPr>
      <w:bookmarkStart w:id="543" w:name="ref-ferry2025bigger"/>
      <w:bookmarkEnd w:id="534"/>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4919C665" w14:textId="77777777" w:rsidR="00500EDE" w:rsidRDefault="00000000">
      <w:pPr>
        <w:pStyle w:val="Literaturverzeichnis"/>
      </w:pPr>
      <w:bookmarkStart w:id="544" w:name="ref-flavell1981young"/>
      <w:bookmarkEnd w:id="543"/>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7CDCDF10" w14:textId="77777777" w:rsidR="00500EDE" w:rsidRDefault="00000000">
      <w:pPr>
        <w:pStyle w:val="Literaturverzeichnis"/>
      </w:pPr>
      <w:bookmarkStart w:id="545" w:name="ref-fort2018symbouki"/>
      <w:bookmarkEnd w:id="544"/>
      <w:r>
        <w:lastRenderedPageBreak/>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406668DE" w14:textId="77777777" w:rsidR="00500EDE" w:rsidRPr="00F8447A" w:rsidRDefault="00000000">
      <w:pPr>
        <w:pStyle w:val="Literaturverzeichnis"/>
        <w:rPr>
          <w:lang w:val="it-IT"/>
        </w:rPr>
      </w:pPr>
      <w:bookmarkStart w:id="546" w:name="ref-frausel2020origins"/>
      <w:bookmarkEnd w:id="545"/>
      <w:r>
        <w:t xml:space="preserve">Frausel, R. R., Silvey, C., Freeman, C., Dowling, N., Richland, L. E., Levine, S. C., … Goldin-Meadow, S. (2020). The origins of higher-order thinking lie in children’s spontaneous talk across the pre-school years. </w:t>
      </w:r>
      <w:r w:rsidRPr="00F8447A">
        <w:rPr>
          <w:i/>
          <w:iCs/>
          <w:lang w:val="it-IT"/>
        </w:rPr>
        <w:t>Cognition</w:t>
      </w:r>
      <w:r w:rsidRPr="00F8447A">
        <w:rPr>
          <w:lang w:val="it-IT"/>
        </w:rPr>
        <w:t xml:space="preserve">, </w:t>
      </w:r>
      <w:r w:rsidRPr="00F8447A">
        <w:rPr>
          <w:i/>
          <w:iCs/>
          <w:lang w:val="it-IT"/>
        </w:rPr>
        <w:t>200</w:t>
      </w:r>
      <w:r w:rsidRPr="00F8447A">
        <w:rPr>
          <w:lang w:val="it-IT"/>
        </w:rPr>
        <w:t>, 104274.</w:t>
      </w:r>
    </w:p>
    <w:p w14:paraId="33D1D076" w14:textId="77777777" w:rsidR="00500EDE" w:rsidRDefault="00000000">
      <w:pPr>
        <w:pStyle w:val="Literaturverzeichnis"/>
      </w:pPr>
      <w:bookmarkStart w:id="547" w:name="ref-ganea2008transfer"/>
      <w:bookmarkEnd w:id="546"/>
      <w:r w:rsidRPr="00F8447A">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19">
        <w:r w:rsidR="00500EDE">
          <w:rPr>
            <w:rStyle w:val="Hyperlink"/>
          </w:rPr>
          <w:t>https://doi.org/10.1080/15248370701836592</w:t>
        </w:r>
      </w:hyperlink>
    </w:p>
    <w:p w14:paraId="1337011B" w14:textId="77777777" w:rsidR="00500EDE" w:rsidRDefault="00000000">
      <w:pPr>
        <w:pStyle w:val="Literaturverzeichnis"/>
      </w:pPr>
      <w:bookmarkStart w:id="548" w:name="ref-gelman1998shape"/>
      <w:bookmarkEnd w:id="547"/>
      <w:r>
        <w:t xml:space="preserve">Gelman, S. A., &amp; Ebeling, K. S. (1998). Shape and representational status in children’s early naming. </w:t>
      </w:r>
      <w:r>
        <w:rPr>
          <w:i/>
          <w:iCs/>
        </w:rPr>
        <w:t>Cognition</w:t>
      </w:r>
      <w:r>
        <w:t xml:space="preserve">, </w:t>
      </w:r>
      <w:r>
        <w:rPr>
          <w:i/>
          <w:iCs/>
        </w:rPr>
        <w:t>66</w:t>
      </w:r>
      <w:r>
        <w:t>(2), B35–B47.</w:t>
      </w:r>
    </w:p>
    <w:p w14:paraId="4032322A" w14:textId="77777777" w:rsidR="00500EDE" w:rsidRDefault="00000000">
      <w:pPr>
        <w:pStyle w:val="Literaturverzeichnis"/>
      </w:pPr>
      <w:bookmarkStart w:id="549" w:name="ref-gentner1977children"/>
      <w:bookmarkEnd w:id="548"/>
      <w:r>
        <w:t xml:space="preserve">Gentner, D. (1977). Children’s performance on a spatial analogies task. </w:t>
      </w:r>
      <w:r>
        <w:rPr>
          <w:i/>
          <w:iCs/>
        </w:rPr>
        <w:t>Child Development</w:t>
      </w:r>
      <w:r>
        <w:t>, 1034–1039.</w:t>
      </w:r>
    </w:p>
    <w:p w14:paraId="60BB486D" w14:textId="77777777" w:rsidR="00500EDE" w:rsidRDefault="00000000">
      <w:pPr>
        <w:pStyle w:val="Literaturverzeichnis"/>
      </w:pPr>
      <w:bookmarkStart w:id="550" w:name="ref-gentner2017analogy"/>
      <w:bookmarkEnd w:id="549"/>
      <w:r>
        <w:t xml:space="preserve">Gentner, D., &amp; Hoyos, C. (2017). Analogy and abstraction. </w:t>
      </w:r>
      <w:r>
        <w:rPr>
          <w:i/>
          <w:iCs/>
        </w:rPr>
        <w:t>Topics in Cognitive Science</w:t>
      </w:r>
      <w:r>
        <w:t xml:space="preserve">, </w:t>
      </w:r>
      <w:r>
        <w:rPr>
          <w:i/>
          <w:iCs/>
        </w:rPr>
        <w:t>9</w:t>
      </w:r>
      <w:r>
        <w:t>(3), 672–693.</w:t>
      </w:r>
    </w:p>
    <w:p w14:paraId="0BD66F44" w14:textId="77777777" w:rsidR="00500EDE" w:rsidRDefault="00000000">
      <w:pPr>
        <w:pStyle w:val="Literaturverzeichnis"/>
      </w:pPr>
      <w:bookmarkStart w:id="551" w:name="ref-gerhardstein2002development"/>
      <w:bookmarkEnd w:id="550"/>
      <w:r w:rsidRPr="00F8447A">
        <w:rPr>
          <w:lang w:val="nl-NL"/>
        </w:rPr>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3C774C3C" w14:textId="77777777" w:rsidR="00500EDE" w:rsidRDefault="00000000">
      <w:pPr>
        <w:pStyle w:val="Literaturverzeichnis"/>
      </w:pPr>
      <w:bookmarkStart w:id="552" w:name="ref-gick1980analogical"/>
      <w:bookmarkEnd w:id="551"/>
      <w:r>
        <w:t xml:space="preserve">Gick, M. L., &amp; Holyoak, K. J. (1980). Analogical problem solving. </w:t>
      </w:r>
      <w:r>
        <w:rPr>
          <w:i/>
          <w:iCs/>
        </w:rPr>
        <w:t>Cognitive Psychology</w:t>
      </w:r>
      <w:r>
        <w:t xml:space="preserve">, </w:t>
      </w:r>
      <w:r>
        <w:rPr>
          <w:i/>
          <w:iCs/>
        </w:rPr>
        <w:t>12</w:t>
      </w:r>
      <w:r>
        <w:t>(3), 306–355.</w:t>
      </w:r>
    </w:p>
    <w:p w14:paraId="47B46D0B" w14:textId="77777777" w:rsidR="00500EDE" w:rsidRDefault="00000000">
      <w:pPr>
        <w:pStyle w:val="Literaturverzeichnis"/>
        <w:rPr>
          <w:ins w:id="553" w:author="Revision" w:date="2026-04-21T21:49:00Z" w16du:dateUtc="2026-04-21T19:49:00Z"/>
        </w:rPr>
      </w:pPr>
      <w:bookmarkStart w:id="554" w:name="ref-goddu2020transformations"/>
      <w:bookmarkEnd w:id="552"/>
      <w:ins w:id="555" w:author="Revision" w:date="2026-04-21T21:49:00Z" w16du:dateUtc="2026-04-21T19:49:00Z">
        <w:r w:rsidRPr="00F8447A">
          <w:rPr>
            <w:lang w:val="it-IT"/>
          </w:rPr>
          <w:lastRenderedPageBreak/>
          <w:t xml:space="preserve">Goddu, M. K., Lombrozo, T., &amp; Gopnik,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ins>
    </w:p>
    <w:p w14:paraId="6FC81144" w14:textId="77777777" w:rsidR="00500EDE" w:rsidRDefault="00000000">
      <w:pPr>
        <w:pStyle w:val="Literaturverzeichnis"/>
      </w:pPr>
      <w:bookmarkStart w:id="556" w:name="ref-goldin1977development"/>
      <w:bookmarkEnd w:id="554"/>
      <w:r>
        <w:t xml:space="preserve">Goldin-Meadow, S., &amp; Feldman, H. (1977). The development of language-like communication without a language model. </w:t>
      </w:r>
      <w:r>
        <w:rPr>
          <w:i/>
          <w:iCs/>
        </w:rPr>
        <w:t>Science</w:t>
      </w:r>
      <w:r>
        <w:t xml:space="preserve">, </w:t>
      </w:r>
      <w:r>
        <w:rPr>
          <w:i/>
          <w:iCs/>
        </w:rPr>
        <w:t>197</w:t>
      </w:r>
      <w:r>
        <w:t>(4301), 401–403.</w:t>
      </w:r>
    </w:p>
    <w:p w14:paraId="694B4879" w14:textId="77777777" w:rsidR="00500EDE" w:rsidRDefault="00000000">
      <w:pPr>
        <w:pStyle w:val="Literaturverzeichnis"/>
      </w:pPr>
      <w:bookmarkStart w:id="557" w:name="ref-gopnik1988children"/>
      <w:bookmarkEnd w:id="556"/>
      <w:r>
        <w:t xml:space="preserve">Gopnik, A., &amp; Astington, J. (1988). Children’s understanding of representational change and its relation to the understanding of false belief and the appearance-reality distinction. </w:t>
      </w:r>
      <w:r>
        <w:rPr>
          <w:i/>
          <w:iCs/>
        </w:rPr>
        <w:t>Child Development</w:t>
      </w:r>
      <w:r>
        <w:t>, 26–37.</w:t>
      </w:r>
    </w:p>
    <w:p w14:paraId="08284405" w14:textId="77777777" w:rsidR="00500EDE" w:rsidRDefault="00000000">
      <w:pPr>
        <w:pStyle w:val="Literaturverzeichnis"/>
      </w:pPr>
      <w:bookmarkStart w:id="558" w:name="ref-goswami1991analogical"/>
      <w:bookmarkEnd w:id="557"/>
      <w:r>
        <w:t xml:space="preserve">Goswami, U. (1991). Analogical reasoning: What develops? A review of research and theory. </w:t>
      </w:r>
      <w:r>
        <w:rPr>
          <w:i/>
          <w:iCs/>
        </w:rPr>
        <w:t>Child Development</w:t>
      </w:r>
      <w:r>
        <w:t xml:space="preserve">, </w:t>
      </w:r>
      <w:r>
        <w:rPr>
          <w:i/>
          <w:iCs/>
        </w:rPr>
        <w:t>62</w:t>
      </w:r>
      <w:r>
        <w:t>(1), 1–22.</w:t>
      </w:r>
    </w:p>
    <w:p w14:paraId="0BC6232D" w14:textId="77777777" w:rsidR="00500EDE" w:rsidRDefault="00000000">
      <w:pPr>
        <w:pStyle w:val="Literaturverzeichnis"/>
      </w:pPr>
      <w:bookmarkStart w:id="559" w:name="ref-halford1998processing"/>
      <w:bookmarkEnd w:id="558"/>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4B402108" w14:textId="77777777" w:rsidR="00500EDE" w:rsidRDefault="00000000">
      <w:pPr>
        <w:pStyle w:val="Literaturverzeichnis"/>
      </w:pPr>
      <w:bookmarkStart w:id="560" w:name="ref-haun2011conformity"/>
      <w:bookmarkEnd w:id="559"/>
      <w:r>
        <w:t xml:space="preserve">Haun, D. B., &amp; Tomasello, M. (2011). Conformity to peer pressure in preschool children. </w:t>
      </w:r>
      <w:r>
        <w:rPr>
          <w:i/>
          <w:iCs/>
        </w:rPr>
        <w:t>Child Development</w:t>
      </w:r>
      <w:r>
        <w:t xml:space="preserve">, </w:t>
      </w:r>
      <w:r>
        <w:rPr>
          <w:i/>
          <w:iCs/>
        </w:rPr>
        <w:t>82</w:t>
      </w:r>
      <w:r>
        <w:t>(6), 1759–1767.</w:t>
      </w:r>
    </w:p>
    <w:p w14:paraId="764005C5" w14:textId="77777777" w:rsidR="00500EDE" w:rsidRDefault="00000000">
      <w:pPr>
        <w:pStyle w:val="Literaturverzeichnis"/>
      </w:pPr>
      <w:bookmarkStart w:id="561" w:name="ref-henrich2010weirdest"/>
      <w:bookmarkEnd w:id="560"/>
      <w:r>
        <w:t xml:space="preserve">Henrich, J., Heine, S. J., &amp; Norenzayan, A. (2010). The weirdest people in the world? </w:t>
      </w:r>
      <w:r>
        <w:rPr>
          <w:i/>
          <w:iCs/>
        </w:rPr>
        <w:t>Behavioral and Brain Sciences</w:t>
      </w:r>
      <w:r>
        <w:t xml:space="preserve">, </w:t>
      </w:r>
      <w:r>
        <w:rPr>
          <w:i/>
          <w:iCs/>
        </w:rPr>
        <w:t>33</w:t>
      </w:r>
      <w:r>
        <w:t>(2-3), 61–83.</w:t>
      </w:r>
    </w:p>
    <w:p w14:paraId="112A5CEB" w14:textId="77777777" w:rsidR="00500EDE" w:rsidRDefault="00000000">
      <w:pPr>
        <w:pStyle w:val="Literaturverzeichnis"/>
      </w:pPr>
      <w:bookmarkStart w:id="562" w:name="ref-House2013ontogeny"/>
      <w:bookmarkEnd w:id="561"/>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213B4AB6" w14:textId="77777777" w:rsidR="00500EDE" w:rsidRDefault="00000000">
      <w:pPr>
        <w:pStyle w:val="Literaturverzeichnis"/>
      </w:pPr>
      <w:bookmarkStart w:id="563" w:name="ref-ifrah2000universal"/>
      <w:bookmarkEnd w:id="562"/>
      <w:r>
        <w:t xml:space="preserve">Ifrah, G. (2000). </w:t>
      </w:r>
      <w:r>
        <w:rPr>
          <w:i/>
          <w:iCs/>
        </w:rPr>
        <w:t>The universal history of numbers</w:t>
      </w:r>
      <w:r>
        <w:t>. Harvill London.</w:t>
      </w:r>
    </w:p>
    <w:p w14:paraId="7AADE974" w14:textId="77777777" w:rsidR="00500EDE" w:rsidRDefault="00000000">
      <w:pPr>
        <w:pStyle w:val="Literaturverzeichnis"/>
      </w:pPr>
      <w:bookmarkStart w:id="564" w:name="ref-imai2008sound"/>
      <w:bookmarkEnd w:id="563"/>
      <w:r>
        <w:lastRenderedPageBreak/>
        <w:t xml:space="preserve">Imai, M., Kita, S., Nagumo, M., &amp; Okada, H. (2008). Sound symbolism facilitates early verb learning. </w:t>
      </w:r>
      <w:r>
        <w:rPr>
          <w:i/>
          <w:iCs/>
        </w:rPr>
        <w:t>Cognition</w:t>
      </w:r>
      <w:r>
        <w:t xml:space="preserve">, </w:t>
      </w:r>
      <w:r>
        <w:rPr>
          <w:i/>
          <w:iCs/>
        </w:rPr>
        <w:t>109</w:t>
      </w:r>
      <w:r>
        <w:t>(1), 54–65.</w:t>
      </w:r>
    </w:p>
    <w:p w14:paraId="7CE1EFF6" w14:textId="77777777" w:rsidR="00500EDE" w:rsidRDefault="00000000">
      <w:pPr>
        <w:pStyle w:val="Literaturverzeichnis"/>
      </w:pPr>
      <w:bookmarkStart w:id="565" w:name="ref-jablonski2014inhibitory"/>
      <w:bookmarkEnd w:id="564"/>
      <w:r>
        <w:t xml:space="preserve">Jablonski, S. (2014). Inhibitory control and literacy development among 3-to 5-year-old children. </w:t>
      </w:r>
      <w:r>
        <w:rPr>
          <w:i/>
          <w:iCs/>
        </w:rPr>
        <w:t>L1-Educational Studies in Language and Literature</w:t>
      </w:r>
      <w:r>
        <w:t>, 1–25.</w:t>
      </w:r>
    </w:p>
    <w:p w14:paraId="02BFB512" w14:textId="77777777" w:rsidR="00500EDE" w:rsidRDefault="00000000">
      <w:pPr>
        <w:pStyle w:val="Literaturverzeichnis"/>
      </w:pPr>
      <w:bookmarkStart w:id="566" w:name="ref-karmiloff1994beyond"/>
      <w:bookmarkEnd w:id="565"/>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0F921B08" w14:textId="77777777" w:rsidR="00500EDE" w:rsidRPr="00F8447A" w:rsidRDefault="00000000">
      <w:pPr>
        <w:pStyle w:val="Literaturverzeichnis"/>
        <w:rPr>
          <w:lang w:val="it-IT"/>
        </w:rPr>
      </w:pPr>
      <w:bookmarkStart w:id="567" w:name="ref-kellman1983perception"/>
      <w:bookmarkEnd w:id="566"/>
      <w:r>
        <w:t xml:space="preserve">Kellman, P. J., &amp; Spelke, E. S. (1983). Perception of partly occluded objects in infancy. </w:t>
      </w:r>
      <w:r w:rsidRPr="00F8447A">
        <w:rPr>
          <w:i/>
          <w:iCs/>
          <w:lang w:val="it-IT"/>
        </w:rPr>
        <w:t>Cognitive Psychology</w:t>
      </w:r>
      <w:r w:rsidRPr="00F8447A">
        <w:rPr>
          <w:lang w:val="it-IT"/>
        </w:rPr>
        <w:t xml:space="preserve">, </w:t>
      </w:r>
      <w:r w:rsidRPr="00F8447A">
        <w:rPr>
          <w:i/>
          <w:iCs/>
          <w:lang w:val="it-IT"/>
        </w:rPr>
        <w:t>15</w:t>
      </w:r>
      <w:r w:rsidRPr="00F8447A">
        <w:rPr>
          <w:lang w:val="it-IT"/>
        </w:rPr>
        <w:t>(4), 483–524.</w:t>
      </w:r>
    </w:p>
    <w:p w14:paraId="7323AAD1" w14:textId="77777777" w:rsidR="00500EDE" w:rsidRDefault="00000000">
      <w:pPr>
        <w:pStyle w:val="Literaturverzeichnis"/>
      </w:pPr>
      <w:bookmarkStart w:id="568" w:name="ref-knoeferle2017drives"/>
      <w:bookmarkEnd w:id="567"/>
      <w:r w:rsidRPr="00F8447A">
        <w:rPr>
          <w:lang w:val="it-IT"/>
        </w:rPr>
        <w:t xml:space="preserve">Knoeferle,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3A5D0B83" w14:textId="77777777" w:rsidR="00500EDE" w:rsidRDefault="00000000">
      <w:pPr>
        <w:pStyle w:val="Literaturverzeichnis"/>
      </w:pPr>
      <w:bookmarkStart w:id="569" w:name="ref-kroupin2022importance"/>
      <w:bookmarkEnd w:id="568"/>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1E8F7689" w14:textId="77777777" w:rsidR="00500EDE" w:rsidRPr="00F8447A" w:rsidRDefault="00000000">
      <w:pPr>
        <w:pStyle w:val="Literaturverzeichnis"/>
        <w:rPr>
          <w:lang w:val="de-DE"/>
        </w:rPr>
      </w:pPr>
      <w:bookmarkStart w:id="570" w:name="ref-kroupin2022you"/>
      <w:bookmarkEnd w:id="569"/>
      <w:r>
        <w:t xml:space="preserve">Kroupin, I. G., &amp; Carey, S. E. (2022b). You cannot find what you are not looking for: Population differences in relational reasoning are sometimes differences in inductive biases alone. </w:t>
      </w:r>
      <w:r w:rsidRPr="00F8447A">
        <w:rPr>
          <w:i/>
          <w:iCs/>
          <w:lang w:val="de-DE"/>
        </w:rPr>
        <w:t>Cognition</w:t>
      </w:r>
      <w:r w:rsidRPr="00F8447A">
        <w:rPr>
          <w:lang w:val="de-DE"/>
        </w:rPr>
        <w:t xml:space="preserve">, </w:t>
      </w:r>
      <w:r w:rsidRPr="00F8447A">
        <w:rPr>
          <w:i/>
          <w:iCs/>
          <w:lang w:val="de-DE"/>
        </w:rPr>
        <w:t>222</w:t>
      </w:r>
      <w:r w:rsidRPr="00F8447A">
        <w:rPr>
          <w:lang w:val="de-DE"/>
        </w:rPr>
        <w:t>, 105007.</w:t>
      </w:r>
    </w:p>
    <w:p w14:paraId="00C3265D" w14:textId="77777777" w:rsidR="00500EDE" w:rsidRPr="00F8447A" w:rsidRDefault="00000000">
      <w:pPr>
        <w:pStyle w:val="Literaturverzeichnis"/>
        <w:rPr>
          <w:lang w:val="de-DE"/>
        </w:rPr>
      </w:pPr>
      <w:bookmarkStart w:id="571" w:name="ref-kucharz2012elementarbildung"/>
      <w:bookmarkEnd w:id="570"/>
      <w:r w:rsidRPr="00F8447A">
        <w:rPr>
          <w:lang w:val="de-DE"/>
        </w:rPr>
        <w:t xml:space="preserve">Kucharz, D. (2012). </w:t>
      </w:r>
      <w:r w:rsidRPr="00F8447A">
        <w:rPr>
          <w:i/>
          <w:iCs/>
          <w:lang w:val="de-DE"/>
        </w:rPr>
        <w:t>Elementarbildung</w:t>
      </w:r>
      <w:r w:rsidRPr="00F8447A">
        <w:rPr>
          <w:lang w:val="de-DE"/>
        </w:rPr>
        <w:t>. Weinheim, Basel: Beltz Verlag.</w:t>
      </w:r>
    </w:p>
    <w:p w14:paraId="59A360ED" w14:textId="77777777" w:rsidR="00500EDE" w:rsidRDefault="00000000">
      <w:pPr>
        <w:pStyle w:val="Literaturverzeichnis"/>
      </w:pPr>
      <w:bookmarkStart w:id="572" w:name="ref-landau1986early"/>
      <w:bookmarkEnd w:id="571"/>
      <w:r w:rsidRPr="00F8447A">
        <w:rPr>
          <w:lang w:val="de-DE"/>
        </w:rPr>
        <w:t xml:space="preserve">Landau, B. (1986). </w:t>
      </w:r>
      <w:r>
        <w:t xml:space="preserve">Early map use as an unlearned ability. </w:t>
      </w:r>
      <w:r>
        <w:rPr>
          <w:i/>
          <w:iCs/>
        </w:rPr>
        <w:t>Cognition</w:t>
      </w:r>
      <w:r>
        <w:t xml:space="preserve">, </w:t>
      </w:r>
      <w:r>
        <w:rPr>
          <w:i/>
          <w:iCs/>
        </w:rPr>
        <w:t>22</w:t>
      </w:r>
      <w:r>
        <w:t>(3), 201–223.</w:t>
      </w:r>
    </w:p>
    <w:p w14:paraId="6BCA4534" w14:textId="77777777" w:rsidR="00500EDE" w:rsidRDefault="00000000">
      <w:pPr>
        <w:pStyle w:val="Literaturverzeichnis"/>
        <w:rPr>
          <w:ins w:id="573" w:author="Revision" w:date="2026-04-21T21:49:00Z" w16du:dateUtc="2026-04-21T19:49:00Z"/>
        </w:rPr>
      </w:pPr>
      <w:bookmarkStart w:id="574" w:name="ref-Leekam2010adults"/>
      <w:bookmarkEnd w:id="572"/>
      <w:ins w:id="575" w:author="Revision" w:date="2026-04-21T21:49:00Z" w16du:dateUtc="2026-04-21T19:49:00Z">
        <w:r>
          <w:lastRenderedPageBreak/>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ins>
      <w:hyperlink r:id="rId20">
        <w:r w:rsidR="00500EDE">
          <w:rPr>
            <w:rStyle w:val="Hyperlink"/>
          </w:rPr>
          <w:t>https://doi.org/10.1111/j.1467-7687.2009.00862.x</w:t>
        </w:r>
      </w:hyperlink>
    </w:p>
    <w:p w14:paraId="49CDD0C7" w14:textId="77777777" w:rsidR="00500EDE" w:rsidRDefault="00000000">
      <w:pPr>
        <w:pStyle w:val="Literaturverzeichnis"/>
        <w:rPr>
          <w:ins w:id="576" w:author="Revision" w:date="2026-04-21T21:49:00Z" w16du:dateUtc="2026-04-21T19:49:00Z"/>
        </w:rPr>
      </w:pPr>
      <w:bookmarkStart w:id="577" w:name="ref-leibovich2017sense"/>
      <w:bookmarkEnd w:id="574"/>
      <w:ins w:id="578" w:author="Revision" w:date="2026-04-21T21:49:00Z" w16du:dateUtc="2026-04-21T19:49:00Z">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ins>
    </w:p>
    <w:p w14:paraId="77CF49EA" w14:textId="77777777" w:rsidR="00500EDE" w:rsidRDefault="00000000">
      <w:pPr>
        <w:pStyle w:val="Literaturverzeichnis"/>
      </w:pPr>
      <w:bookmarkStart w:id="579" w:name="ref-liben2013role"/>
      <w:bookmarkEnd w:id="577"/>
      <w:r>
        <w:t xml:space="preserve">Liben, L. S., &amp; Downs, R. M. (2013). The role of graphic representations in understanding the world. In </w:t>
      </w:r>
      <w:r>
        <w:rPr>
          <w:i/>
          <w:iCs/>
        </w:rPr>
        <w:t>Visions of aesthetics, the environment &amp; development</w:t>
      </w:r>
      <w:r>
        <w:t xml:space="preserve"> (pp. 139–180). Psychology Press.</w:t>
      </w:r>
    </w:p>
    <w:p w14:paraId="66539E3A" w14:textId="77777777" w:rsidR="00500EDE" w:rsidRDefault="00000000">
      <w:pPr>
        <w:pStyle w:val="Literaturverzeichnis"/>
      </w:pPr>
      <w:bookmarkStart w:id="580" w:name="ref-long2019real"/>
      <w:bookmarkEnd w:id="579"/>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30E9F99A" w14:textId="77777777" w:rsidR="00500EDE" w:rsidRDefault="00000000">
      <w:pPr>
        <w:pStyle w:val="Literaturverzeichnis"/>
      </w:pPr>
      <w:bookmarkStart w:id="581" w:name="ref-luquet2001children"/>
      <w:bookmarkEnd w:id="580"/>
      <w:r>
        <w:t xml:space="preserve">Luquet, G.-H., &amp; Costall, A. T. (2001). </w:t>
      </w:r>
      <w:r>
        <w:rPr>
          <w:i/>
          <w:iCs/>
        </w:rPr>
        <w:t>Children’s drawings (le dessin enfantin).</w:t>
      </w:r>
      <w:r>
        <w:t xml:space="preserve"> International Specialized Book Services.</w:t>
      </w:r>
    </w:p>
    <w:p w14:paraId="1B195D51" w14:textId="77777777" w:rsidR="00500EDE" w:rsidRDefault="00000000">
      <w:pPr>
        <w:pStyle w:val="Literaturverzeichnis"/>
      </w:pPr>
      <w:bookmarkStart w:id="582" w:name="ref-margiotoudi2020action"/>
      <w:bookmarkEnd w:id="581"/>
      <w:r>
        <w:t xml:space="preserve">Margiotoudi, K., &amp; Pulvermüller, F. (2020). Action sound–shape congruencies explain sound symbolism. </w:t>
      </w:r>
      <w:r>
        <w:rPr>
          <w:i/>
          <w:iCs/>
        </w:rPr>
        <w:t>Scientific Reports</w:t>
      </w:r>
      <w:r>
        <w:t xml:space="preserve">, </w:t>
      </w:r>
      <w:r>
        <w:rPr>
          <w:i/>
          <w:iCs/>
        </w:rPr>
        <w:t>10</w:t>
      </w:r>
      <w:r>
        <w:t>(1), 12706.</w:t>
      </w:r>
    </w:p>
    <w:p w14:paraId="371DB422" w14:textId="77777777" w:rsidR="00500EDE" w:rsidRDefault="00000000">
      <w:pPr>
        <w:pStyle w:val="Literaturverzeichnis"/>
      </w:pPr>
      <w:bookmarkStart w:id="583" w:name="ref-maurer2006shape"/>
      <w:bookmarkEnd w:id="582"/>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09944FAD" w14:textId="77777777" w:rsidR="00500EDE" w:rsidRDefault="00000000">
      <w:pPr>
        <w:pStyle w:val="Literaturverzeichnis"/>
      </w:pPr>
      <w:bookmarkStart w:id="584" w:name="ref-mcelreath2018statistical"/>
      <w:bookmarkEnd w:id="583"/>
      <w:r>
        <w:t xml:space="preserve">McElreath, R. (2018). </w:t>
      </w:r>
      <w:r>
        <w:rPr>
          <w:i/>
          <w:iCs/>
        </w:rPr>
        <w:t>Statistical rethinking: A bayesian course with examples in r and stan</w:t>
      </w:r>
      <w:r>
        <w:t>. Chapman; Hall/CRC.</w:t>
      </w:r>
    </w:p>
    <w:p w14:paraId="19C152BA" w14:textId="77777777" w:rsidR="00500EDE" w:rsidRDefault="00000000">
      <w:pPr>
        <w:pStyle w:val="Literaturverzeichnis"/>
      </w:pPr>
      <w:bookmarkStart w:id="585" w:name="ref-mix2002quantitative"/>
      <w:bookmarkEnd w:id="584"/>
      <w:r>
        <w:lastRenderedPageBreak/>
        <w:t xml:space="preserve">Mix, K. S., Huttenlocher, J., &amp; Levine, S. C. (2002). </w:t>
      </w:r>
      <w:r>
        <w:rPr>
          <w:i/>
          <w:iCs/>
        </w:rPr>
        <w:t>Quantitative development in infancy and early childhood</w:t>
      </w:r>
      <w:r>
        <w:t>. Oxford University Press.</w:t>
      </w:r>
    </w:p>
    <w:p w14:paraId="288F69DC" w14:textId="77777777" w:rsidR="00500EDE" w:rsidRPr="00F8447A" w:rsidRDefault="00000000">
      <w:pPr>
        <w:pStyle w:val="Literaturverzeichnis"/>
        <w:rPr>
          <w:ins w:id="586" w:author="Revision" w:date="2026-04-21T21:49:00Z" w16du:dateUtc="2026-04-21T19:49:00Z"/>
          <w:lang w:val="fr-FR"/>
        </w:rPr>
      </w:pPr>
      <w:bookmarkStart w:id="587" w:name="ref-moore2013three"/>
      <w:bookmarkEnd w:id="585"/>
      <w:ins w:id="588" w:author="Revision" w:date="2026-04-21T21:49:00Z" w16du:dateUtc="2026-04-21T19:49:00Z">
        <w:r>
          <w:t xml:space="preserve">Moore, R., Liebal, K., &amp; Tomasello, M. (2013). Three-year-olds understand communicative intentions without language, gestures, or gaze. </w:t>
        </w:r>
        <w:r w:rsidRPr="00F8447A">
          <w:rPr>
            <w:i/>
            <w:iCs/>
            <w:lang w:val="fr-FR"/>
          </w:rPr>
          <w:t>Interaction Studies</w:t>
        </w:r>
        <w:r w:rsidRPr="00F8447A">
          <w:rPr>
            <w:lang w:val="fr-FR"/>
          </w:rPr>
          <w:t xml:space="preserve">, </w:t>
        </w:r>
        <w:r w:rsidRPr="00F8447A">
          <w:rPr>
            <w:i/>
            <w:iCs/>
            <w:lang w:val="fr-FR"/>
          </w:rPr>
          <w:t>14</w:t>
        </w:r>
        <w:r w:rsidRPr="00F8447A">
          <w:rPr>
            <w:lang w:val="fr-FR"/>
          </w:rPr>
          <w:t>(1), 62–80.</w:t>
        </w:r>
      </w:ins>
    </w:p>
    <w:p w14:paraId="20DCF0EB" w14:textId="77777777" w:rsidR="00500EDE" w:rsidRDefault="00000000">
      <w:pPr>
        <w:pStyle w:val="Literaturverzeichnis"/>
      </w:pPr>
      <w:bookmarkStart w:id="589" w:name="ref-nolle2020language"/>
      <w:bookmarkEnd w:id="587"/>
      <w:r w:rsidRPr="00F8447A">
        <w:rPr>
          <w:lang w:val="fr-FR"/>
        </w:rPr>
        <w:t xml:space="preserve">Nölle, J., Fusaroli, R., Mills, G. J., &amp; Tylén, K. (2020). </w:t>
      </w:r>
      <w:r>
        <w:t xml:space="preserve">Language as shaped by the environment: Linguistic construal in a collaborative spatial task. </w:t>
      </w:r>
      <w:r>
        <w:rPr>
          <w:i/>
          <w:iCs/>
        </w:rPr>
        <w:t>Palgrave Communications</w:t>
      </w:r>
      <w:r>
        <w:t xml:space="preserve">, </w:t>
      </w:r>
      <w:r>
        <w:rPr>
          <w:i/>
          <w:iCs/>
        </w:rPr>
        <w:t>6</w:t>
      </w:r>
      <w:r>
        <w:t>(1), 1–10.</w:t>
      </w:r>
    </w:p>
    <w:p w14:paraId="57133299" w14:textId="77777777" w:rsidR="00500EDE" w:rsidRDefault="00000000">
      <w:pPr>
        <w:pStyle w:val="Literaturverzeichnis"/>
        <w:rPr>
          <w:ins w:id="590" w:author="Revision" w:date="2026-04-21T21:49:00Z" w16du:dateUtc="2026-04-21T19:49:00Z"/>
        </w:rPr>
      </w:pPr>
      <w:bookmarkStart w:id="591" w:name="ref-olson1994world"/>
      <w:bookmarkEnd w:id="589"/>
      <w:ins w:id="592" w:author="Revision" w:date="2026-04-21T21:49:00Z" w16du:dateUtc="2026-04-21T19:49:00Z">
        <w:r>
          <w:t xml:space="preserve">Olson, D. R. (1994). </w:t>
        </w:r>
        <w:r>
          <w:rPr>
            <w:i/>
            <w:iCs/>
          </w:rPr>
          <w:t>The world on paper: The conceptual and cognitive implications of writing and reading</w:t>
        </w:r>
        <w:r>
          <w:t>. Cambridge University Press.</w:t>
        </w:r>
      </w:ins>
    </w:p>
    <w:p w14:paraId="1688FF83" w14:textId="77777777" w:rsidR="00500EDE" w:rsidRDefault="00000000">
      <w:pPr>
        <w:pStyle w:val="Literaturverzeichnis"/>
      </w:pPr>
      <w:bookmarkStart w:id="593" w:name="ref-piaget1997mental"/>
      <w:bookmarkEnd w:id="591"/>
      <w:r>
        <w:t xml:space="preserve">Piaget, J., Inhelder, B., &amp; Bovet, M. (1997). </w:t>
      </w:r>
      <w:r>
        <w:rPr>
          <w:i/>
          <w:iCs/>
        </w:rPr>
        <w:t>Mental imagery in the child: A study of the development of imaginal representation</w:t>
      </w:r>
      <w:r>
        <w:t xml:space="preserve">. Routledge. Retrieved from </w:t>
      </w:r>
      <w:hyperlink r:id="rId21">
        <w:r w:rsidR="00500EDE">
          <w:rPr>
            <w:rStyle w:val="Hyperlink"/>
          </w:rPr>
          <w:t>https://books.google.de/books?id=BXrHqqUYu0QC</w:t>
        </w:r>
      </w:hyperlink>
    </w:p>
    <w:p w14:paraId="700CED22" w14:textId="77777777" w:rsidR="00AE3AC5" w:rsidRDefault="00000000">
      <w:pPr>
        <w:pStyle w:val="Literaturverzeichnis"/>
        <w:rPr>
          <w:del w:id="594" w:author="Revision" w:date="2026-04-21T21:49:00Z" w16du:dateUtc="2026-04-21T19:49:00Z"/>
        </w:rPr>
      </w:pPr>
      <w:bookmarkStart w:id="595" w:name="ref-pierroutsakos2003infants"/>
      <w:del w:id="596" w:author="Revision" w:date="2026-04-21T21:49:00Z" w16du:dateUtc="2026-04-21T19:49:00Z">
        <w:r>
          <w:delText xml:space="preserve">Pierroutsakos, S. L., &amp; DeLoache, J. S. (2003). Infants’ manual exploration of pictorial objects varying in realism. </w:delText>
        </w:r>
        <w:r>
          <w:rPr>
            <w:i/>
            <w:iCs/>
          </w:rPr>
          <w:delText>Infancy</w:delText>
        </w:r>
        <w:r>
          <w:delText xml:space="preserve">, </w:delText>
        </w:r>
        <w:r>
          <w:rPr>
            <w:i/>
            <w:iCs/>
          </w:rPr>
          <w:delText>4</w:delText>
        </w:r>
        <w:r>
          <w:delText>(1), 141–156.</w:delText>
        </w:r>
      </w:del>
    </w:p>
    <w:p w14:paraId="20BEF598" w14:textId="77777777" w:rsidR="00500EDE" w:rsidRDefault="00000000">
      <w:pPr>
        <w:pStyle w:val="Literaturverzeichnis"/>
      </w:pPr>
      <w:bookmarkStart w:id="597" w:name="ref-rakoczy2022foundations"/>
      <w:bookmarkEnd w:id="593"/>
      <w:bookmarkEnd w:id="595"/>
      <w:r>
        <w:t xml:space="preserve">Rakoczy, H. (2022). Foundations of theory of mind and its development in early childhood. </w:t>
      </w:r>
      <w:r>
        <w:rPr>
          <w:i/>
          <w:iCs/>
        </w:rPr>
        <w:t>Nature Reviews Psychology</w:t>
      </w:r>
      <w:r>
        <w:t xml:space="preserve">, </w:t>
      </w:r>
      <w:r>
        <w:rPr>
          <w:i/>
          <w:iCs/>
        </w:rPr>
        <w:t>1</w:t>
      </w:r>
      <w:r>
        <w:t>(4), 223–235.</w:t>
      </w:r>
    </w:p>
    <w:p w14:paraId="58E09A1D" w14:textId="77777777" w:rsidR="00500EDE" w:rsidRDefault="00000000">
      <w:pPr>
        <w:pStyle w:val="Literaturverzeichnis"/>
      </w:pPr>
      <w:bookmarkStart w:id="598" w:name="ref-rattermann1998more"/>
      <w:bookmarkEnd w:id="597"/>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3B8538D5" w14:textId="77777777" w:rsidR="00500EDE" w:rsidRDefault="00000000">
      <w:pPr>
        <w:pStyle w:val="Literaturverzeichnis"/>
      </w:pPr>
      <w:bookmarkStart w:id="599" w:name="ref-raviv2018systematicity"/>
      <w:bookmarkEnd w:id="598"/>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00E2053F" w14:textId="77777777" w:rsidR="00500EDE" w:rsidRDefault="00000000">
      <w:pPr>
        <w:pStyle w:val="Literaturverzeichnis"/>
      </w:pPr>
      <w:bookmarkStart w:id="600" w:name="ref-reilly2022developmental"/>
      <w:bookmarkEnd w:id="599"/>
      <w:r>
        <w:lastRenderedPageBreak/>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79EFE866" w14:textId="77777777" w:rsidR="00500EDE" w:rsidRDefault="00000000">
      <w:pPr>
        <w:pStyle w:val="Literaturverzeichnis"/>
      </w:pPr>
      <w:bookmarkStart w:id="601" w:name="ref-richland2006children"/>
      <w:bookmarkEnd w:id="600"/>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03B378D6" w14:textId="77777777" w:rsidR="00500EDE" w:rsidRDefault="00000000">
      <w:pPr>
        <w:pStyle w:val="Literaturverzeichnis"/>
      </w:pPr>
      <w:bookmarkStart w:id="602" w:name="ref-schmidt2021fruhpadagogische"/>
      <w:bookmarkEnd w:id="601"/>
      <w:r>
        <w:t xml:space="preserve">Schmidt, T., Sauerbrey, U., &amp; Smidt, W. (2021). </w:t>
      </w:r>
      <w:r w:rsidRPr="00F8447A">
        <w:rPr>
          <w:i/>
          <w:iCs/>
          <w:lang w:val="de-DE"/>
        </w:rPr>
        <w:t>Frühpädagogische handlungskonzepte: Eine wissenschaftliche bestandsaufnahme</w:t>
      </w:r>
      <w:r w:rsidRPr="00F8447A">
        <w:rPr>
          <w:lang w:val="de-DE"/>
        </w:rPr>
        <w:t xml:space="preserve">. </w:t>
      </w:r>
      <w:r>
        <w:t>UTB.</w:t>
      </w:r>
    </w:p>
    <w:p w14:paraId="172F586D" w14:textId="77777777" w:rsidR="00500EDE" w:rsidRDefault="00000000">
      <w:pPr>
        <w:pStyle w:val="Literaturverzeichnis"/>
        <w:rPr>
          <w:ins w:id="603" w:author="Revision" w:date="2026-04-21T21:49:00Z" w16du:dateUtc="2026-04-21T19:49:00Z"/>
        </w:rPr>
      </w:pPr>
      <w:bookmarkStart w:id="604" w:name="ref-shepp1987development"/>
      <w:bookmarkEnd w:id="602"/>
      <w:ins w:id="605" w:author="Revision" w:date="2026-04-21T21:49:00Z" w16du:dateUtc="2026-04-21T19:49:00Z">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ins>
    </w:p>
    <w:p w14:paraId="0E60074C" w14:textId="77777777" w:rsidR="00500EDE" w:rsidRDefault="00000000">
      <w:pPr>
        <w:pStyle w:val="Literaturverzeichnis"/>
      </w:pPr>
      <w:bookmarkStart w:id="606" w:name="ref-shivaram2023children"/>
      <w:bookmarkEnd w:id="604"/>
      <w:r>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15049CD8" w14:textId="77777777" w:rsidR="00500EDE" w:rsidRDefault="00000000">
      <w:pPr>
        <w:pStyle w:val="Literaturverzeichnis"/>
      </w:pPr>
      <w:bookmarkStart w:id="607" w:name="ref-shusterman2008young"/>
      <w:bookmarkEnd w:id="606"/>
      <w:r w:rsidRPr="00F8447A">
        <w:rPr>
          <w:lang w:val="nl-NL"/>
        </w:rPr>
        <w:t xml:space="preserve">Shusterman, A., Ah Lee, S., &amp; Spelke, E. S. (2008). </w:t>
      </w:r>
      <w:r>
        <w:t xml:space="preserve">Young children’s spontaneous use of geometry in maps. </w:t>
      </w:r>
      <w:r>
        <w:rPr>
          <w:i/>
          <w:iCs/>
        </w:rPr>
        <w:t>Developmental Science</w:t>
      </w:r>
      <w:r>
        <w:t xml:space="preserve">, </w:t>
      </w:r>
      <w:r>
        <w:rPr>
          <w:i/>
          <w:iCs/>
        </w:rPr>
        <w:t>11</w:t>
      </w:r>
      <w:r>
        <w:t>(2), F1–F7.</w:t>
      </w:r>
    </w:p>
    <w:p w14:paraId="6D01C0B7" w14:textId="77777777" w:rsidR="00500EDE" w:rsidRDefault="00000000">
      <w:pPr>
        <w:pStyle w:val="Literaturverzeichnis"/>
      </w:pPr>
      <w:bookmarkStart w:id="608" w:name="ref-sidhu2025sound"/>
      <w:bookmarkEnd w:id="607"/>
      <w:r>
        <w:t xml:space="preserve">Sidhu, D. M. (2025). Sound symbolism in the lexicon: A review of iconic-systematicity. </w:t>
      </w:r>
      <w:r>
        <w:rPr>
          <w:i/>
          <w:iCs/>
        </w:rPr>
        <w:t>Language and Linguistics Compass</w:t>
      </w:r>
      <w:r>
        <w:t xml:space="preserve">, </w:t>
      </w:r>
      <w:r>
        <w:rPr>
          <w:i/>
          <w:iCs/>
        </w:rPr>
        <w:t>19</w:t>
      </w:r>
      <w:r>
        <w:t>(1), e70006.</w:t>
      </w:r>
    </w:p>
    <w:p w14:paraId="774B19CC" w14:textId="77777777" w:rsidR="00500EDE" w:rsidRDefault="00000000">
      <w:pPr>
        <w:pStyle w:val="Literaturverzeichnis"/>
      </w:pPr>
      <w:bookmarkStart w:id="609" w:name="ref-silver2022environmental"/>
      <w:bookmarkEnd w:id="608"/>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1729A7EA" w14:textId="77777777" w:rsidR="00500EDE" w:rsidRDefault="00000000">
      <w:pPr>
        <w:pStyle w:val="Literaturverzeichnis"/>
      </w:pPr>
      <w:bookmarkStart w:id="610" w:name="ref-simms2018working"/>
      <w:bookmarkEnd w:id="609"/>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341B78C7" w14:textId="77777777" w:rsidR="00500EDE" w:rsidRDefault="00000000">
      <w:pPr>
        <w:pStyle w:val="Literaturverzeichnis"/>
      </w:pPr>
      <w:bookmarkStart w:id="611" w:name="ref-sivula2020uncertainty"/>
      <w:bookmarkEnd w:id="610"/>
      <w:r>
        <w:lastRenderedPageBreak/>
        <w:t xml:space="preserve">Sivula, T., Magnusson, M., Matamoros, A. A., &amp; Vehtari, A. (2020). Uncertainty in bayesian leave-one-out cross-validation based model comparison. </w:t>
      </w:r>
      <w:r>
        <w:rPr>
          <w:i/>
          <w:iCs/>
        </w:rPr>
        <w:t>arXiv Preprint arXiv:2008.10296</w:t>
      </w:r>
      <w:r>
        <w:t>.</w:t>
      </w:r>
    </w:p>
    <w:p w14:paraId="1CF529AF" w14:textId="77777777" w:rsidR="00500EDE" w:rsidRDefault="00000000">
      <w:pPr>
        <w:pStyle w:val="Literaturverzeichnis"/>
        <w:rPr>
          <w:ins w:id="612" w:author="Revision" w:date="2026-04-21T21:49:00Z" w16du:dateUtc="2026-04-21T19:49:00Z"/>
        </w:rPr>
      </w:pPr>
      <w:bookmarkStart w:id="613" w:name="ref-sodian2004infants"/>
      <w:bookmarkEnd w:id="611"/>
      <w:ins w:id="614" w:author="Revision" w:date="2026-04-21T21:49:00Z" w16du:dateUtc="2026-04-21T19:49:00Z">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ins>
    </w:p>
    <w:p w14:paraId="044CEBAE" w14:textId="77777777" w:rsidR="00500EDE" w:rsidRDefault="00000000">
      <w:pPr>
        <w:pStyle w:val="Literaturverzeichnis"/>
      </w:pPr>
      <w:bookmarkStart w:id="615" w:name="ref-RStan"/>
      <w:bookmarkEnd w:id="613"/>
      <w:r>
        <w:t xml:space="preserve">Stan Development Team. (n.d.). </w:t>
      </w:r>
      <w:r>
        <w:rPr>
          <w:i/>
          <w:iCs/>
        </w:rPr>
        <w:t>RStan: The R interface to Stan</w:t>
      </w:r>
      <w:r>
        <w:t xml:space="preserve">. Retrieved from </w:t>
      </w:r>
      <w:hyperlink r:id="rId22">
        <w:r w:rsidR="00500EDE">
          <w:rPr>
            <w:rStyle w:val="Hyperlink"/>
          </w:rPr>
          <w:t>https://mc-stan.org/</w:t>
        </w:r>
      </w:hyperlink>
    </w:p>
    <w:p w14:paraId="15FA222B" w14:textId="77777777" w:rsidR="00500EDE" w:rsidRDefault="00000000">
      <w:pPr>
        <w:pStyle w:val="Literaturverzeichnis"/>
      </w:pPr>
      <w:bookmarkStart w:id="616" w:name="ref-starr2013number"/>
      <w:bookmarkEnd w:id="615"/>
      <w:r w:rsidRPr="00F8447A">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37FD88B0" w14:textId="77777777" w:rsidR="00500EDE" w:rsidRDefault="00000000">
      <w:pPr>
        <w:pStyle w:val="Literaturverzeichnis"/>
      </w:pPr>
      <w:bookmarkStart w:id="617" w:name="ref-stevenson2014visual"/>
      <w:bookmarkEnd w:id="616"/>
      <w:r>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1471A334" w14:textId="77777777" w:rsidR="00500EDE" w:rsidRDefault="00000000">
      <w:pPr>
        <w:pStyle w:val="Literaturverzeichnis"/>
      </w:pPr>
      <w:bookmarkStart w:id="618" w:name="ref-thibaut2010development"/>
      <w:bookmarkEnd w:id="617"/>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668EBE81" w14:textId="77777777" w:rsidR="00500EDE" w:rsidRDefault="00000000">
      <w:pPr>
        <w:pStyle w:val="Literaturverzeichnis"/>
        <w:rPr>
          <w:ins w:id="619" w:author="Revision" w:date="2026-04-21T21:49:00Z" w16du:dateUtc="2026-04-21T19:49:00Z"/>
        </w:rPr>
      </w:pPr>
      <w:bookmarkStart w:id="620" w:name="ref-tomasello2010origins"/>
      <w:bookmarkEnd w:id="618"/>
      <w:r>
        <w:t>Tomasello, M. (</w:t>
      </w:r>
      <w:ins w:id="621" w:author="Revision" w:date="2026-04-21T21:49:00Z" w16du:dateUtc="2026-04-21T19:49:00Z">
        <w:r>
          <w:t xml:space="preserve">2010). </w:t>
        </w:r>
        <w:r>
          <w:rPr>
            <w:i/>
            <w:iCs/>
          </w:rPr>
          <w:t>Origins of human communication</w:t>
        </w:r>
        <w:r>
          <w:t>. MIT press.</w:t>
        </w:r>
      </w:ins>
    </w:p>
    <w:p w14:paraId="0D2F590C" w14:textId="77777777" w:rsidR="00500EDE" w:rsidRDefault="00000000">
      <w:pPr>
        <w:pStyle w:val="Literaturverzeichnis"/>
      </w:pPr>
      <w:bookmarkStart w:id="622" w:name="ref-Tomasello2014natural"/>
      <w:bookmarkEnd w:id="620"/>
      <w:ins w:id="623" w:author="Revision" w:date="2026-04-21T21:49:00Z" w16du:dateUtc="2026-04-21T19:49:00Z">
        <w:r>
          <w:t>Tomasello, M. (</w:t>
        </w:r>
      </w:ins>
      <w:r>
        <w:t xml:space="preserve">2014). </w:t>
      </w:r>
      <w:r>
        <w:rPr>
          <w:i/>
          <w:iCs/>
        </w:rPr>
        <w:t>A natural history of human thinking</w:t>
      </w:r>
      <w:r>
        <w:t>. Cambridge, Massachusetts; London, England: Harvard University Press.</w:t>
      </w:r>
    </w:p>
    <w:p w14:paraId="6C77D056" w14:textId="77777777" w:rsidR="00500EDE" w:rsidRDefault="00000000">
      <w:pPr>
        <w:pStyle w:val="Literaturverzeichnis"/>
        <w:rPr>
          <w:ins w:id="624" w:author="Revision" w:date="2026-04-21T21:49:00Z" w16du:dateUtc="2026-04-21T19:49:00Z"/>
        </w:rPr>
      </w:pPr>
      <w:bookmarkStart w:id="625" w:name="ref-Tomasello1997comprehension"/>
      <w:bookmarkEnd w:id="622"/>
      <w:ins w:id="626" w:author="Revision" w:date="2026-04-21T21:49:00Z" w16du:dateUtc="2026-04-21T19:49:00Z">
        <w:r>
          <w:t xml:space="preserve">Tomasello, M., Call, J., &amp; Gluckman, A. (1997). Comprehension of novel communicative signs by apes and human children. </w:t>
        </w:r>
        <w:r>
          <w:rPr>
            <w:i/>
            <w:iCs/>
          </w:rPr>
          <w:t>Child Development</w:t>
        </w:r>
        <w:r>
          <w:t xml:space="preserve">, </w:t>
        </w:r>
        <w:r>
          <w:rPr>
            <w:i/>
            <w:iCs/>
          </w:rPr>
          <w:t>68</w:t>
        </w:r>
        <w:r>
          <w:t>(6), 1067–1080.</w:t>
        </w:r>
      </w:ins>
    </w:p>
    <w:p w14:paraId="4B806F2C" w14:textId="77777777" w:rsidR="00500EDE" w:rsidRDefault="00000000">
      <w:pPr>
        <w:pStyle w:val="Literaturverzeichnis"/>
        <w:rPr>
          <w:ins w:id="627" w:author="Revision" w:date="2026-04-21T21:49:00Z" w16du:dateUtc="2026-04-21T19:49:00Z"/>
        </w:rPr>
      </w:pPr>
      <w:bookmarkStart w:id="628" w:name="ref-Tomasello2007new"/>
      <w:bookmarkEnd w:id="625"/>
      <w:ins w:id="629" w:author="Revision" w:date="2026-04-21T21:49:00Z" w16du:dateUtc="2026-04-21T19:49:00Z">
        <w:r>
          <w:lastRenderedPageBreak/>
          <w:t xml:space="preserve">Tomasello, M., Carpenter, M., &amp; Liszkowski, U. (2007). A new look at infant pointing. </w:t>
        </w:r>
        <w:r>
          <w:rPr>
            <w:i/>
            <w:iCs/>
          </w:rPr>
          <w:t>Child Development</w:t>
        </w:r>
        <w:r>
          <w:t xml:space="preserve">, </w:t>
        </w:r>
        <w:r>
          <w:rPr>
            <w:i/>
            <w:iCs/>
          </w:rPr>
          <w:t>78</w:t>
        </w:r>
        <w:r>
          <w:t xml:space="preserve">(3), 705–722. </w:t>
        </w:r>
      </w:ins>
      <w:hyperlink r:id="rId23">
        <w:r w:rsidR="00500EDE">
          <w:rPr>
            <w:rStyle w:val="Hyperlink"/>
          </w:rPr>
          <w:t>https://doi.org/10.1111/j.1467-8624.2007.01025.x</w:t>
        </w:r>
      </w:hyperlink>
    </w:p>
    <w:p w14:paraId="1935D59C" w14:textId="77777777" w:rsidR="00500EDE" w:rsidRDefault="00000000">
      <w:pPr>
        <w:pStyle w:val="Literaturverzeichnis"/>
        <w:rPr>
          <w:ins w:id="630" w:author="Revision" w:date="2026-04-21T21:49:00Z" w16du:dateUtc="2026-04-21T19:49:00Z"/>
        </w:rPr>
      </w:pPr>
      <w:bookmarkStart w:id="631" w:name="ref-Tomasello1999do"/>
      <w:bookmarkEnd w:id="628"/>
      <w:ins w:id="632" w:author="Revision" w:date="2026-04-21T21:49:00Z" w16du:dateUtc="2026-04-21T19:49:00Z">
        <w:r>
          <w:t xml:space="preserve">Tomasello, M., Striano, T., &amp; Rochat, P. (1999). Do young children use objects as symbols? </w:t>
        </w:r>
        <w:r>
          <w:rPr>
            <w:i/>
            <w:iCs/>
          </w:rPr>
          <w:t>British Journal of Developmental Psychology</w:t>
        </w:r>
        <w:r>
          <w:t xml:space="preserve">, </w:t>
        </w:r>
        <w:r>
          <w:rPr>
            <w:i/>
            <w:iCs/>
          </w:rPr>
          <w:t>17</w:t>
        </w:r>
        <w:r>
          <w:t>(4), 563–584.</w:t>
        </w:r>
      </w:ins>
    </w:p>
    <w:p w14:paraId="4150875B" w14:textId="77777777" w:rsidR="00500EDE" w:rsidRDefault="00000000">
      <w:pPr>
        <w:pStyle w:val="Literaturverzeichnis"/>
      </w:pPr>
      <w:bookmarkStart w:id="633" w:name="ref-uttal1989young"/>
      <w:bookmarkEnd w:id="631"/>
      <w:r>
        <w:t xml:space="preserve">Uttal, D. H., &amp; Wellman, H. M. (1989). Young children’s representation of spatial information acquired from maps. </w:t>
      </w:r>
      <w:r>
        <w:rPr>
          <w:i/>
          <w:iCs/>
        </w:rPr>
        <w:t>Developmental Psychology</w:t>
      </w:r>
      <w:r>
        <w:t xml:space="preserve">, </w:t>
      </w:r>
      <w:r>
        <w:rPr>
          <w:i/>
          <w:iCs/>
        </w:rPr>
        <w:t>25</w:t>
      </w:r>
      <w:r>
        <w:t>(1), 128.</w:t>
      </w:r>
    </w:p>
    <w:p w14:paraId="4965850D" w14:textId="77777777" w:rsidR="00500EDE" w:rsidRDefault="00000000">
      <w:pPr>
        <w:pStyle w:val="Literaturverzeichnis"/>
      </w:pPr>
      <w:bookmarkStart w:id="634" w:name="ref-valenza2006perceptual"/>
      <w:bookmarkEnd w:id="633"/>
      <w:r>
        <w:t xml:space="preserve">Valenza, E., Leo, I., Gava, L., &amp; Simion, F. (2006). Perceptual completion in newborn human infants. </w:t>
      </w:r>
      <w:r>
        <w:rPr>
          <w:i/>
          <w:iCs/>
        </w:rPr>
        <w:t>Child Development</w:t>
      </w:r>
      <w:r>
        <w:t xml:space="preserve">, </w:t>
      </w:r>
      <w:r>
        <w:rPr>
          <w:i/>
          <w:iCs/>
        </w:rPr>
        <w:t>77</w:t>
      </w:r>
      <w:r>
        <w:t>(6), 1810–1821.</w:t>
      </w:r>
    </w:p>
    <w:p w14:paraId="56AE1924" w14:textId="77777777" w:rsidR="00500EDE" w:rsidRDefault="00000000">
      <w:pPr>
        <w:pStyle w:val="Literaturverzeichnis"/>
      </w:pPr>
      <w:bookmarkStart w:id="635" w:name="ref-verdine2017shape"/>
      <w:bookmarkEnd w:id="634"/>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7007569D" w14:textId="77777777" w:rsidR="00500EDE" w:rsidRDefault="00000000">
      <w:pPr>
        <w:pStyle w:val="Literaturverzeichnis"/>
      </w:pPr>
      <w:bookmarkStart w:id="636" w:name="ref-verdine2016shape"/>
      <w:bookmarkEnd w:id="635"/>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6492AB63" w14:textId="77777777" w:rsidR="00500EDE" w:rsidRDefault="00000000">
      <w:pPr>
        <w:pStyle w:val="Literaturverzeichnis"/>
      </w:pPr>
      <w:bookmarkStart w:id="637" w:name="ref-Vygotsky1980mind"/>
      <w:bookmarkEnd w:id="636"/>
      <w:r>
        <w:t xml:space="preserve">Vygotsky, L. S. (1980). </w:t>
      </w:r>
      <w:r>
        <w:rPr>
          <w:i/>
          <w:iCs/>
        </w:rPr>
        <w:t>Mind in society: The development of higher psychological processes</w:t>
      </w:r>
      <w:r>
        <w:t>. Cambridge, MA: Harvard University Press.</w:t>
      </w:r>
    </w:p>
    <w:p w14:paraId="69C5D399" w14:textId="77777777" w:rsidR="00500EDE" w:rsidRDefault="00000000">
      <w:pPr>
        <w:pStyle w:val="Literaturverzeichnis"/>
      </w:pPr>
      <w:bookmarkStart w:id="638" w:name="ref-wellman2001meta"/>
      <w:bookmarkEnd w:id="637"/>
      <w:r>
        <w:t xml:space="preserve">Wellman, H., Cross, D., &amp; Watson, J. (2001). Meta-analysis of theory-of-mind development: The truth about false belief. </w:t>
      </w:r>
      <w:r>
        <w:rPr>
          <w:i/>
          <w:iCs/>
        </w:rPr>
        <w:t>Child Development</w:t>
      </w:r>
      <w:r>
        <w:t xml:space="preserve">, </w:t>
      </w:r>
      <w:r>
        <w:rPr>
          <w:i/>
          <w:iCs/>
        </w:rPr>
        <w:t>72</w:t>
      </w:r>
      <w:r>
        <w:t>(3), 655–684.</w:t>
      </w:r>
    </w:p>
    <w:p w14:paraId="2062564D" w14:textId="77777777" w:rsidR="00AE3AC5" w:rsidRDefault="00000000">
      <w:pPr>
        <w:pStyle w:val="Literaturverzeichnis"/>
        <w:rPr>
          <w:del w:id="639" w:author="Revision" w:date="2026-04-21T21:49:00Z" w16du:dateUtc="2026-04-21T19:49:00Z"/>
        </w:rPr>
      </w:pPr>
      <w:bookmarkStart w:id="640" w:name="ref-wittgenstein2009philosophical"/>
      <w:del w:id="641" w:author="Revision" w:date="2026-04-21T21:49:00Z" w16du:dateUtc="2026-04-21T19:49:00Z">
        <w:r>
          <w:delText xml:space="preserve">Wittgenstein, L. (2009). </w:delText>
        </w:r>
        <w:r>
          <w:rPr>
            <w:i/>
            <w:iCs/>
          </w:rPr>
          <w:delText>Philosophical investigations</w:delText>
        </w:r>
        <w:r>
          <w:delText>. John Wiley &amp; Sons.</w:delText>
        </w:r>
      </w:del>
    </w:p>
    <w:p w14:paraId="65537E3B" w14:textId="77777777" w:rsidR="00500EDE" w:rsidRDefault="00000000">
      <w:pPr>
        <w:pStyle w:val="Literaturverzeichnis"/>
        <w:rPr>
          <w:ins w:id="642" w:author="Revision" w:date="2026-04-21T21:49:00Z" w16du:dateUtc="2026-04-21T19:49:00Z"/>
        </w:rPr>
      </w:pPr>
      <w:bookmarkStart w:id="643" w:name="ref-willoughby2012executive"/>
      <w:bookmarkEnd w:id="638"/>
      <w:bookmarkEnd w:id="640"/>
      <w:ins w:id="644" w:author="Revision" w:date="2026-04-21T21:49:00Z" w16du:dateUtc="2026-04-21T19:49:00Z">
        <w:r>
          <w:lastRenderedPageBreak/>
          <w:t xml:space="preserve">Willoughby, M. T., Wirth, R., &amp; Blair, C. B. (2012). Executive function in early childhood: Longitudinal measurement invariance and developmental change. </w:t>
        </w:r>
        <w:r>
          <w:rPr>
            <w:i/>
            <w:iCs/>
          </w:rPr>
          <w:t>Psychological Assessment</w:t>
        </w:r>
        <w:r>
          <w:t xml:space="preserve">, </w:t>
        </w:r>
        <w:r>
          <w:rPr>
            <w:i/>
            <w:iCs/>
          </w:rPr>
          <w:t>24</w:t>
        </w:r>
        <w:r>
          <w:t>(2), 418.</w:t>
        </w:r>
      </w:ins>
    </w:p>
    <w:p w14:paraId="4F1E7B9E" w14:textId="77777777" w:rsidR="00500EDE" w:rsidRDefault="00000000">
      <w:pPr>
        <w:pStyle w:val="Literaturverzeichnis"/>
      </w:pPr>
      <w:bookmarkStart w:id="645" w:name="ref-winter2026defining"/>
      <w:bookmarkEnd w:id="643"/>
      <w:ins w:id="646" w:author="Revision" w:date="2026-04-21T21:49:00Z" w16du:dateUtc="2026-04-21T19:49:00Z">
        <w:r>
          <w:t xml:space="preserve">Winter, B., Woodin, G., &amp; Perlman, M. (2026). Defining iconicity for the cognitive sciences. In </w:t>
        </w:r>
        <w:r>
          <w:rPr>
            <w:i/>
            <w:iCs/>
          </w:rPr>
          <w:t>The oxford handbook of iconicity in language</w:t>
        </w:r>
        <w:r>
          <w:t xml:space="preserve">. Oxford University Press. </w:t>
        </w:r>
      </w:ins>
      <w:hyperlink r:id="rId24">
        <w:r w:rsidR="00500EDE">
          <w:rPr>
            <w:rStyle w:val="Hyperlink"/>
          </w:rPr>
          <w:t>https://doi.org/10.1093/oxfordhb/9780192849489.013.0012</w:t>
        </w:r>
      </w:hyperlink>
    </w:p>
    <w:p w14:paraId="5F794299" w14:textId="77777777" w:rsidR="00500EDE" w:rsidRDefault="00000000">
      <w:pPr>
        <w:pStyle w:val="Literaturverzeichnis"/>
      </w:pPr>
      <w:bookmarkStart w:id="647" w:name="ref-wynn1990children"/>
      <w:bookmarkEnd w:id="645"/>
      <w:r>
        <w:t xml:space="preserve">Wynn, K. (1990). Children’s understanding of counting. </w:t>
      </w:r>
      <w:r>
        <w:rPr>
          <w:i/>
          <w:iCs/>
        </w:rPr>
        <w:t>Cognition</w:t>
      </w:r>
      <w:r>
        <w:t xml:space="preserve">, </w:t>
      </w:r>
      <w:r>
        <w:rPr>
          <w:i/>
          <w:iCs/>
        </w:rPr>
        <w:t>36</w:t>
      </w:r>
      <w:r>
        <w:t>(2), 155–193.</w:t>
      </w:r>
    </w:p>
    <w:p w14:paraId="49FCDE7E" w14:textId="77777777" w:rsidR="00500EDE" w:rsidRDefault="00000000">
      <w:pPr>
        <w:pStyle w:val="Literaturverzeichnis"/>
      </w:pPr>
      <w:bookmarkStart w:id="648" w:name="ref-xu2007number"/>
      <w:bookmarkEnd w:id="647"/>
      <w:r>
        <w:t xml:space="preserve">Xu, F., &amp; Arriaga, R. I. (2007). Number discrimination in 10-month-old infants. </w:t>
      </w:r>
      <w:r>
        <w:rPr>
          <w:i/>
          <w:iCs/>
        </w:rPr>
        <w:t>British Journal of Developmental Psychology</w:t>
      </w:r>
      <w:r>
        <w:t xml:space="preserve">, </w:t>
      </w:r>
      <w:r>
        <w:rPr>
          <w:i/>
          <w:iCs/>
        </w:rPr>
        <w:t>25</w:t>
      </w:r>
      <w:r>
        <w:t>(1), 103–108.</w:t>
      </w:r>
    </w:p>
    <w:p w14:paraId="04F06BBB" w14:textId="77777777" w:rsidR="00500EDE" w:rsidRDefault="00000000">
      <w:pPr>
        <w:pStyle w:val="Literaturverzeichnis"/>
      </w:pPr>
      <w:bookmarkStart w:id="649" w:name="ref-ZAMBRZYCKA2017144"/>
      <w:bookmarkEnd w:id="648"/>
      <w:r>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25">
        <w:r w:rsidR="00500EDE">
          <w:rPr>
            <w:rStyle w:val="Hyperlink"/>
          </w:rPr>
          <w:t>https://doi.org/10.1016/j.infbeh.2016.12.002</w:t>
        </w:r>
      </w:hyperlink>
    </w:p>
    <w:p w14:paraId="1661A440" w14:textId="77777777" w:rsidR="00500EDE" w:rsidRDefault="00000000">
      <w:pPr>
        <w:pStyle w:val="Literaturverzeichnis"/>
      </w:pPr>
      <w:bookmarkStart w:id="650" w:name="ref-yinyuan2022a"/>
      <w:bookmarkEnd w:id="649"/>
      <w:r w:rsidRPr="00F8447A">
        <w:rPr>
          <w:lang w:val="de-DE"/>
        </w:rPr>
        <w:t xml:space="preserve">Zheng, Y., Matlen, B. J., &amp; Gentner, D. (2022). </w:t>
      </w:r>
      <w:r>
        <w:t xml:space="preserve">Spatial alignment facilitates visual comparison in children. </w:t>
      </w:r>
      <w:r>
        <w:rPr>
          <w:i/>
          <w:iCs/>
        </w:rPr>
        <w:t>Annual Meeting of the Cognitive Science Society</w:t>
      </w:r>
      <w:r>
        <w:t>.</w:t>
      </w:r>
      <w:bookmarkEnd w:id="463"/>
      <w:bookmarkEnd w:id="466"/>
      <w:bookmarkEnd w:id="650"/>
    </w:p>
    <w:sectPr w:rsidR="00500EDE" w:rsidSect="00084144">
      <w:headerReference w:type="even" r:id="rId26"/>
      <w:headerReference w:type="default" r:id="rId27"/>
      <w:headerReference w:type="first" r:id="rId2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318FA" w14:textId="77777777" w:rsidR="008F5FD5" w:rsidRDefault="008F5FD5">
      <w:pPr>
        <w:spacing w:before="0" w:after="0" w:line="240" w:lineRule="auto"/>
      </w:pPr>
      <w:r>
        <w:separator/>
      </w:r>
    </w:p>
  </w:endnote>
  <w:endnote w:type="continuationSeparator" w:id="0">
    <w:p w14:paraId="7A6A6D73" w14:textId="77777777" w:rsidR="008F5FD5" w:rsidRDefault="008F5F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5C73" w14:textId="77777777" w:rsidR="008F5FD5" w:rsidRDefault="008F5FD5">
      <w:pPr>
        <w:spacing w:before="0" w:after="0" w:line="240" w:lineRule="auto"/>
      </w:pPr>
      <w:r>
        <w:separator/>
      </w:r>
    </w:p>
  </w:footnote>
  <w:footnote w:type="continuationSeparator" w:id="0">
    <w:p w14:paraId="27E82E7E" w14:textId="77777777" w:rsidR="008F5FD5" w:rsidRDefault="008F5F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62ACFD9" w14:textId="77777777" w:rsidR="00254DAA"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3748C47" w14:textId="77777777" w:rsidR="00254DAA" w:rsidRDefault="00254DAA"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436D20CB" w14:textId="77777777" w:rsidR="00254DAA"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8FE55C" w14:textId="77777777" w:rsidR="00254DAA"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1D664FFA" w14:textId="77777777" w:rsidR="00254DA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916F6EB" w14:textId="77777777" w:rsidR="00254DAA"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32816563">
    <w:abstractNumId w:val="13"/>
  </w:num>
  <w:num w:numId="2" w16cid:durableId="1981035437">
    <w:abstractNumId w:val="13"/>
  </w:num>
  <w:num w:numId="3" w16cid:durableId="748118055">
    <w:abstractNumId w:val="14"/>
  </w:num>
  <w:num w:numId="4" w16cid:durableId="861944393">
    <w:abstractNumId w:val="1"/>
  </w:num>
  <w:num w:numId="5" w16cid:durableId="6755107">
    <w:abstractNumId w:val="2"/>
  </w:num>
  <w:num w:numId="6" w16cid:durableId="45642933">
    <w:abstractNumId w:val="3"/>
  </w:num>
  <w:num w:numId="7" w16cid:durableId="1027222338">
    <w:abstractNumId w:val="4"/>
  </w:num>
  <w:num w:numId="8" w16cid:durableId="224343032">
    <w:abstractNumId w:val="9"/>
  </w:num>
  <w:num w:numId="9" w16cid:durableId="152989687">
    <w:abstractNumId w:val="5"/>
  </w:num>
  <w:num w:numId="10" w16cid:durableId="1650594951">
    <w:abstractNumId w:val="6"/>
  </w:num>
  <w:num w:numId="11" w16cid:durableId="824980418">
    <w:abstractNumId w:val="7"/>
  </w:num>
  <w:num w:numId="12" w16cid:durableId="1689479375">
    <w:abstractNumId w:val="8"/>
  </w:num>
  <w:num w:numId="13" w16cid:durableId="916741852">
    <w:abstractNumId w:val="10"/>
  </w:num>
  <w:num w:numId="14" w16cid:durableId="1720783654">
    <w:abstractNumId w:val="14"/>
  </w:num>
  <w:num w:numId="15" w16cid:durableId="1754819494">
    <w:abstractNumId w:val="0"/>
  </w:num>
  <w:num w:numId="16" w16cid:durableId="1282692019">
    <w:abstractNumId w:val="0"/>
  </w:num>
  <w:num w:numId="17" w16cid:durableId="1318655287">
    <w:abstractNumId w:val="11"/>
  </w:num>
  <w:num w:numId="18" w16cid:durableId="420833748">
    <w:abstractNumId w:val="12"/>
  </w:num>
  <w:num w:numId="19" w16cid:durableId="934241613">
    <w:abstractNumId w:val="11"/>
  </w:num>
  <w:num w:numId="20" w16cid:durableId="1845120647">
    <w:abstractNumId w:val="12"/>
  </w:num>
  <w:num w:numId="21" w16cid:durableId="1608661820">
    <w:abstractNumId w:val="11"/>
  </w:num>
  <w:num w:numId="22" w16cid:durableId="1429275620">
    <w:abstractNumId w:val="12"/>
  </w:num>
  <w:num w:numId="23" w16cid:durableId="1166750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0C5C1D"/>
    <w:rsid w:val="00161E7C"/>
    <w:rsid w:val="00211DEE"/>
    <w:rsid w:val="002206B7"/>
    <w:rsid w:val="002242A5"/>
    <w:rsid w:val="002359F8"/>
    <w:rsid w:val="00254DAA"/>
    <w:rsid w:val="00313569"/>
    <w:rsid w:val="00352BA1"/>
    <w:rsid w:val="00372E9F"/>
    <w:rsid w:val="003756FC"/>
    <w:rsid w:val="00394E8C"/>
    <w:rsid w:val="003D44B0"/>
    <w:rsid w:val="00435F1A"/>
    <w:rsid w:val="00472128"/>
    <w:rsid w:val="00500EDE"/>
    <w:rsid w:val="00506818"/>
    <w:rsid w:val="005A55BB"/>
    <w:rsid w:val="006373B0"/>
    <w:rsid w:val="00693388"/>
    <w:rsid w:val="006E6812"/>
    <w:rsid w:val="007A0B1E"/>
    <w:rsid w:val="00871062"/>
    <w:rsid w:val="008F5FD5"/>
    <w:rsid w:val="0098146F"/>
    <w:rsid w:val="009E05DE"/>
    <w:rsid w:val="00A511C4"/>
    <w:rsid w:val="00AE3AC5"/>
    <w:rsid w:val="00AF68E9"/>
    <w:rsid w:val="00BF4B6B"/>
    <w:rsid w:val="00CF1051"/>
    <w:rsid w:val="00E634E8"/>
    <w:rsid w:val="00E753DB"/>
    <w:rsid w:val="00EB1F7E"/>
    <w:rsid w:val="00F67D04"/>
    <w:rsid w:val="00F8447A"/>
    <w:rsid w:val="00FD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5171"/>
  <w15:docId w15:val="{EA9CD03A-7F83-468F-8F67-E82B2355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berarbeitung">
    <w:name w:val="Revision"/>
    <w:hidden/>
    <w:semiHidden/>
    <w:rsid w:val="00372E9F"/>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image" Target="media/image1.png"/><Relationship Id="rId18" Type="http://schemas.openxmlformats.org/officeDocument/2006/relationships/hyperlink" Target="https://doi.org/10.1002/9781118963418.childpsy207"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books.google.de/books?id=BXrHqqUYu0QC"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DR4_B4B" TargetMode="External"/><Relationship Id="rId17" Type="http://schemas.openxmlformats.org/officeDocument/2006/relationships/image" Target="media/image5.png"/><Relationship Id="rId25" Type="http://schemas.openxmlformats.org/officeDocument/2006/relationships/hyperlink" Target="https://doi.org/10.1016/j.infbeh.2016.12.002"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111/j.1467-7687.2009.00862.x"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DR4_B4B" TargetMode="External"/><Relationship Id="rId24" Type="http://schemas.openxmlformats.org/officeDocument/2006/relationships/hyperlink" Target="https://doi.org/10.1093/oxfordhb/9780192849489.013.0012"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111/j.1467-8624.2007.01025.x" TargetMode="External"/><Relationship Id="rId28" Type="http://schemas.openxmlformats.org/officeDocument/2006/relationships/header" Target="header3.xml"/><Relationship Id="rId10" Type="http://schemas.openxmlformats.org/officeDocument/2006/relationships/hyperlink" Target="https://aspredicted.org/L2H_XC7" TargetMode="External"/><Relationship Id="rId19" Type="http://schemas.openxmlformats.org/officeDocument/2006/relationships/hyperlink" Target="https://doi.org/10.1080/15248370701836592" TargetMode="External"/><Relationship Id="rId4" Type="http://schemas.openxmlformats.org/officeDocument/2006/relationships/webSettings" Target="webSettings.xml"/><Relationship Id="rId9" Type="http://schemas.openxmlformats.org/officeDocument/2006/relationships/hyperlink" Target="https://aspredicted.org/L2H_XC7" TargetMode="External"/><Relationship Id="rId14" Type="http://schemas.openxmlformats.org/officeDocument/2006/relationships/image" Target="media/image2.png"/><Relationship Id="rId22" Type="http://schemas.openxmlformats.org/officeDocument/2006/relationships/hyperlink" Target="https://mc-stan.org/"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14596</Words>
  <Characters>91961</Characters>
  <Application>Microsoft Office Word</Application>
  <DocSecurity>0</DocSecurity>
  <Lines>766</Lines>
  <Paragraphs>212</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106345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1</cp:revision>
  <dcterms:created xsi:type="dcterms:W3CDTF">2026-04-21T19:37:00Z</dcterms:created>
  <dcterms:modified xsi:type="dcterms:W3CDTF">2026-04-21T19:56:00Z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