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64FE" w14:textId="77777777" w:rsidR="00B8759D" w:rsidRDefault="00000000">
      <w:pPr>
        <w:pStyle w:val="Titel"/>
      </w:pPr>
      <w:r>
        <w:t>Young Children’s Spontaneous Comprehension of Symbol-Referent Relationships in the Graphic Domain</w:t>
      </w:r>
    </w:p>
    <w:p w14:paraId="266E4C33" w14:textId="77777777" w:rsidR="00B8759D" w:rsidRDefault="00000000">
      <w:pPr>
        <w:pStyle w:val="h1-pagebreak"/>
      </w:pPr>
      <w:r>
        <w:lastRenderedPageBreak/>
        <w:t>Abstract</w:t>
      </w:r>
    </w:p>
    <w:p w14:paraId="706E17E4" w14:textId="77777777" w:rsidR="00B8759D" w:rsidRDefault="00000000" w:rsidP="00BF4828">
      <w:pPr>
        <w:pStyle w:val="Textkrper"/>
        <w:jc w:val="both"/>
      </w:pPr>
      <w:r>
        <w:t xml:space="preserve">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N = 106, 51 female; Study 2, N = 99, 49 female; Study 3, N = 99, 55 female). Children reliably used direct representations to identify target objects before age 3, whereas group-level success in </w:t>
      </w:r>
      <w:del w:id="0" w:author="Gregor Kachel" w:date="2026-07-14T11:13:00Z" w16du:dateUtc="2026-07-14T09:13:00Z">
        <w:r>
          <w:delText>the more abstract</w:delText>
        </w:r>
      </w:del>
      <w:ins w:id="1" w:author="Gregor Kachel" w:date="2026-07-14T11:13:00Z" w16du:dateUtc="2026-07-14T09:13:00Z">
        <w:r>
          <w:t>less iconic</w:t>
        </w:r>
      </w:ins>
      <w:r>
        <w:t xml:space="preserve"> conditions emerged later but consistently before school entry. </w:t>
      </w:r>
      <w:del w:id="2" w:author="Gregor Kachel" w:date="2026-07-14T11:13:00Z" w16du:dateUtc="2026-07-14T09:13:00Z">
        <w:r>
          <w:delText xml:space="preserve">Converging evidence </w:delText>
        </w:r>
      </w:del>
      <w:r>
        <w:t xml:space="preserve">Across conditions involving abstract </w:t>
      </w:r>
      <w:del w:id="3" w:author="Gregor Kachel" w:date="2026-07-14T11:13:00Z" w16du:dateUtc="2026-07-14T09:13:00Z">
        <w:r>
          <w:delText>or conceptual</w:delText>
        </w:r>
      </w:del>
      <w:ins w:id="4" w:author="Gregor Kachel" w:date="2026-07-14T11:13:00Z" w16du:dateUtc="2026-07-14T09:13:00Z">
        <w:r>
          <w:t>analogical</w:t>
        </w:r>
      </w:ins>
      <w:r>
        <w:t xml:space="preserve"> correspondences</w:t>
      </w:r>
      <w:del w:id="5" w:author="Gregor Kachel" w:date="2026-07-14T11:13:00Z" w16du:dateUtc="2026-07-14T09:13:00Z">
        <w:r>
          <w:delText xml:space="preserve"> indicates a major shift</w:delText>
        </w:r>
      </w:del>
      <w:ins w:id="6" w:author="Gregor Kachel" w:date="2026-07-14T11:13:00Z" w16du:dateUtc="2026-07-14T09:13:00Z">
        <w:r>
          <w:t>, results indicate converging developments</w:t>
        </w:r>
      </w:ins>
      <w:r>
        <w:t xml:space="preserve">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4A977E16" w14:textId="77777777" w:rsidR="00B8759D" w:rsidRDefault="00000000">
      <w:pPr>
        <w:pStyle w:val="Textkrper"/>
      </w:pPr>
      <w:r>
        <w:rPr>
          <w:i/>
          <w:iCs/>
        </w:rPr>
        <w:t>Keywords:</w:t>
      </w:r>
      <w:r>
        <w:t xml:space="preserve"> Graphic Communication, Pragmatics, Symbol-Referent-Relationships, Iconicity, Representation, Analogical Reasoning</w:t>
      </w:r>
    </w:p>
    <w:p w14:paraId="30CD005D" w14:textId="77777777" w:rsidR="00B8759D" w:rsidRDefault="00000000">
      <w:pPr>
        <w:pStyle w:val="Textkrper"/>
      </w:pPr>
      <w:r>
        <w:rPr>
          <w:i/>
          <w:iCs/>
        </w:rPr>
        <w:t>Word count:</w:t>
      </w:r>
      <w:r>
        <w:t xml:space="preserve"> 12.420</w:t>
      </w:r>
    </w:p>
    <w:p w14:paraId="4393B89E" w14:textId="77777777" w:rsidR="00B8759D" w:rsidRDefault="00000000">
      <w:pPr>
        <w:pStyle w:val="h1-pagebreak"/>
      </w:pPr>
      <w:r>
        <w:lastRenderedPageBreak/>
        <w:t>Young Children’s Spontaneous Comprehension of Symbol-Referent Relationships in the Graphic Domain</w:t>
      </w:r>
    </w:p>
    <w:p w14:paraId="151E4E28" w14:textId="77777777" w:rsidR="00B8759D" w:rsidRDefault="00000000">
      <w:pPr>
        <w:pStyle w:val="berschrift2"/>
      </w:pPr>
      <w:bookmarkStart w:id="7" w:name="lay-summary-max.-120-words"/>
      <w:r>
        <w:t>Lay Summary (max. 120 words)</w:t>
      </w:r>
    </w:p>
    <w:p w14:paraId="46A91651" w14:textId="77777777" w:rsidR="00B8759D" w:rsidRDefault="00000000" w:rsidP="00BF4828">
      <w:pPr>
        <w:pStyle w:val="FirstParagraph"/>
        <w:jc w:val="both"/>
      </w:pPr>
      <w:r>
        <w:t xml:space="preserve">Young children are skilled at understanding spoken language and gestures, but much less is known about how they make sense of graphic communication. We explored how children aged 3 to 7 interpret unfamiliar graphic displays in a picture-book-style game of hide and seek where they had to choose the correct hiding place based on a drawn cue. Across three studies, we tested </w:t>
      </w:r>
      <w:del w:id="8" w:author="Gregor Kachel" w:date="2026-07-14T11:13:00Z" w16du:dateUtc="2026-07-14T09:13:00Z">
        <w:r>
          <w:delText>many kinds of</w:delText>
        </w:r>
      </w:del>
      <w:ins w:id="9" w:author="Gregor Kachel" w:date="2026-07-14T11:13:00Z" w16du:dateUtc="2026-07-14T09:13:00Z">
        <w:r>
          <w:t>several</w:t>
        </w:r>
      </w:ins>
      <w:r>
        <w:t xml:space="preserve"> symbol–object relationships, ranging from clear representations to </w:t>
      </w:r>
      <w:del w:id="10" w:author="Gregor Kachel" w:date="2026-07-14T11:13:00Z" w16du:dateUtc="2026-07-14T09:13:00Z">
        <w:r>
          <w:delText>abstract</w:delText>
        </w:r>
      </w:del>
      <w:ins w:id="11" w:author="Gregor Kachel" w:date="2026-07-14T11:13:00Z" w16du:dateUtc="2026-07-14T09:13:00Z">
        <w:r>
          <w:t>less iconic</w:t>
        </w:r>
      </w:ins>
      <w:r>
        <w:t xml:space="preserve"> cues based on shape, size, number, orientation or spatial arrangement. Children followed representational drawings at three, but the understanding of more abstract symbols emerged around the fourth birthday. These findings show how children gradually learn to find meaning in increasingly complex visual symbols </w:t>
      </w:r>
      <w:del w:id="12" w:author="Gregor Kachel" w:date="2026-07-14T11:13:00Z" w16du:dateUtc="2026-07-14T09:13:00Z">
        <w:r>
          <w:delText xml:space="preserve">even </w:delText>
        </w:r>
      </w:del>
      <w:r>
        <w:t>prior to literacy.</w:t>
      </w:r>
    </w:p>
    <w:p w14:paraId="5FCA0DB2" w14:textId="77777777" w:rsidR="00B8759D" w:rsidRDefault="00000000">
      <w:pPr>
        <w:pStyle w:val="berschrift1"/>
      </w:pPr>
      <w:bookmarkStart w:id="13" w:name="introduction"/>
      <w:bookmarkEnd w:id="7"/>
      <w:r>
        <w:t>Introduction</w:t>
      </w:r>
    </w:p>
    <w:p w14:paraId="657C518F" w14:textId="77777777" w:rsidR="00B8759D" w:rsidRDefault="00000000" w:rsidP="00BF4828">
      <w:pPr>
        <w:pStyle w:val="FirstParagraph"/>
        <w:jc w:val="both"/>
      </w:pPr>
      <w:r>
        <w:t xml:space="preserve">The development of symbolic understanding - encompassing language, gesture, and symbolic artifacts - is a cornerstone of human enculturation and a hallmark of </w:t>
      </w:r>
      <w:del w:id="14" w:author="Gregor Kachel" w:date="2026-07-14T11:13:00Z" w16du:dateUtc="2026-07-14T09:13:00Z">
        <w:r>
          <w:delText xml:space="preserve">the </w:delText>
        </w:r>
      </w:del>
      <w:r>
        <w:t xml:space="preserve">cognitive capacities defining the human mind (Tomasello, 2014; Vygotsky, 1980). Within this developmental trajectory, the acquisition of oral language and the subsequent mastery of literacy (Bruner, 1996; Dehaene, 2009; Olson, 1994) represent two of the most transformative milestones in cultural learning, each yielding profound consequences for children’s cognitive architecture (Karmiloff-Smith, 1994). To elucidate the </w:t>
      </w:r>
      <w:del w:id="15" w:author="Gregor Kachel" w:date="2026-07-14T11:13:00Z" w16du:dateUtc="2026-07-14T09:13:00Z">
        <w:r>
          <w:delText xml:space="preserve">mechanisms </w:delText>
        </w:r>
      </w:del>
      <w:r>
        <w:t xml:space="preserve">underlying </w:t>
      </w:r>
      <w:del w:id="16" w:author="Gregor Kachel" w:date="2026-07-14T11:13:00Z" w16du:dateUtc="2026-07-14T09:13:00Z">
        <w:r>
          <w:delText>these shifts</w:delText>
        </w:r>
      </w:del>
      <w:ins w:id="17" w:author="Gregor Kachel" w:date="2026-07-14T11:13:00Z" w16du:dateUtc="2026-07-14T09:13:00Z">
        <w:r>
          <w:t>mechanisms</w:t>
        </w:r>
      </w:ins>
      <w:r>
        <w:t xml:space="preserve">, researchers have examined how children from infancy through the preschool years negotiate </w:t>
      </w:r>
      <w:r>
        <w:lastRenderedPageBreak/>
        <w:t>various symbolic media, including gestures, words, photographs, representative drawings, maps, models, and sound symbolism (Callaghan &amp; Corbit, 2015).</w:t>
      </w:r>
    </w:p>
    <w:p w14:paraId="6D51CA5D" w14:textId="77777777" w:rsidR="00B8759D" w:rsidRDefault="00000000" w:rsidP="00BF4828">
      <w:pPr>
        <w:pStyle w:val="Textkrper"/>
        <w:jc w:val="both"/>
      </w:pPr>
      <w:r>
        <w:t xml:space="preserve">The symbolic object-choice task serves as a primary paradigm for investigating these capacities. In a typical procedure, children engage in a “hide-and-seek” game where, after familiarization with the goal of retrieving a target from one of two containers, the hiding process is obscured. At test, the experimenter provides a communicative cue to guide the search. Researchers have manipulated these cues to probe the ontogeny of symbolic appreciation, ranging from social signals like gaze, reaching, pointing or iconic gestures (Behne, </w:t>
      </w:r>
      <w:proofErr w:type="spellStart"/>
      <w:r>
        <w:t>Liszkowski</w:t>
      </w:r>
      <w:proofErr w:type="spellEnd"/>
      <w:r>
        <w:t xml:space="preserve">, Carpenter, &amp; Tomasello, 2012; Bohn, Call, &amp; Tomasello, 2019; </w:t>
      </w:r>
      <w:proofErr w:type="spellStart"/>
      <w:r>
        <w:t>Sodian</w:t>
      </w:r>
      <w:proofErr w:type="spellEnd"/>
      <w:r>
        <w:t xml:space="preserve"> &amp; </w:t>
      </w:r>
      <w:proofErr w:type="spellStart"/>
      <w:r>
        <w:t>Thoermer</w:t>
      </w:r>
      <w:proofErr w:type="spellEnd"/>
      <w:r>
        <w:t xml:space="preserve">, 2004; Tomasello, Carpenter, &amp; </w:t>
      </w:r>
      <w:proofErr w:type="spellStart"/>
      <w:r>
        <w:t>Liszkowski</w:t>
      </w:r>
      <w:proofErr w:type="spellEnd"/>
      <w:r>
        <w:t xml:space="preserve">, 2007; Tomasello, Striano, &amp; Rochat, 1999), to </w:t>
      </w:r>
      <w:del w:id="18" w:author="Gregor Kachel" w:date="2026-07-14T11:13:00Z" w16du:dateUtc="2026-07-14T09:13:00Z">
        <w:r>
          <w:delText>more abstract or iconic referents</w:delText>
        </w:r>
      </w:del>
      <w:ins w:id="19" w:author="Gregor Kachel" w:date="2026-07-14T11:13:00Z" w16du:dateUtc="2026-07-14T09:13:00Z">
        <w:r>
          <w:t>artifacts</w:t>
        </w:r>
      </w:ins>
      <w:r>
        <w:t xml:space="preserve"> such as arrows, markers, replicas (Callaghan, 2000; </w:t>
      </w:r>
      <w:proofErr w:type="spellStart"/>
      <w:r>
        <w:t>Leekam</w:t>
      </w:r>
      <w:proofErr w:type="spellEnd"/>
      <w:r>
        <w:t xml:space="preserve">, Solomon, &amp; Teoh, 2010; Tomasello, Call, &amp; Gluckman, 1997), graphic symbols such as drawings or photographs (Callaghan, 2000; DeLoache, 1991), and even arbitrary signals like turning on a light (Moore, Liebal, &amp; Tomasello, 2013). Standard analyses of this paradigm (Tomasello, 2010) suggest that success requires navigating several inferential layers. Within a cooperative framework, the child must first construe the interaction as a joint endeavor with a competent partner, allowing them to treat the cue as a deliberate communicative act rather than a random event. Retrieval then necessitates a dual inference: </w:t>
      </w:r>
      <w:ins w:id="20" w:author="Gregor Kachel" w:date="2026-07-14T11:13:00Z" w16du:dateUtc="2026-07-14T09:13:00Z">
        <w:r>
          <w:t xml:space="preserve">recognizing the cue’s pragmatic relevance to the immediate goal and then </w:t>
        </w:r>
      </w:ins>
      <w:r>
        <w:t xml:space="preserve">mapping the symbol-referent relationship - whether via deixis, iconicity, or </w:t>
      </w:r>
      <w:proofErr w:type="spellStart"/>
      <w:r>
        <w:t>spatio</w:t>
      </w:r>
      <w:proofErr w:type="spellEnd"/>
      <w:r>
        <w:t>-temporal contiguity</w:t>
      </w:r>
      <w:del w:id="21" w:author="Gregor Kachel" w:date="2026-07-14T11:13:00Z" w16du:dateUtc="2026-07-14T09:13:00Z">
        <w:r>
          <w:delText xml:space="preserve"> - while simultaneously recognizing the cue’s pragmatic relevance to the immediate goal.</w:delText>
        </w:r>
      </w:del>
      <w:ins w:id="22" w:author="Gregor Kachel" w:date="2026-07-14T11:13:00Z" w16du:dateUtc="2026-07-14T09:13:00Z">
        <w:r>
          <w:t>.</w:t>
        </w:r>
      </w:ins>
      <w:r>
        <w:t xml:space="preserve"> Ultimately, the task demands both</w:t>
      </w:r>
      <w:del w:id="23" w:author="Gregor Kachel" w:date="2026-07-14T11:13:00Z" w16du:dateUtc="2026-07-14T09:13:00Z">
        <w:r>
          <w:delText xml:space="preserve"> a </w:delText>
        </w:r>
      </w:del>
      <w:ins w:id="24" w:author="Gregor Kachel" w:date="2026-07-14T11:13:00Z" w16du:dateUtc="2026-07-14T09:13:00Z">
        <w:r>
          <w:t xml:space="preserve">: appreciating the partner’s intent (pragmatic inference) and the </w:t>
        </w:r>
      </w:ins>
      <w:r>
        <w:t>structural match between cue and target</w:t>
      </w:r>
      <w:del w:id="25" w:author="Gregor Kachel" w:date="2026-07-14T11:13:00Z" w16du:dateUtc="2026-07-14T09:13:00Z">
        <w:r>
          <w:delText>, and a pragmatic</w:delText>
        </w:r>
      </w:del>
      <w:ins w:id="26" w:author="Gregor Kachel" w:date="2026-07-14T11:13:00Z" w16du:dateUtc="2026-07-14T09:13:00Z">
        <w:r>
          <w:t xml:space="preserve"> (analogical</w:t>
        </w:r>
      </w:ins>
      <w:r>
        <w:t xml:space="preserve"> inference</w:t>
      </w:r>
      <w:del w:id="27" w:author="Gregor Kachel" w:date="2026-07-14T11:13:00Z" w16du:dateUtc="2026-07-14T09:13:00Z">
        <w:r>
          <w:delText xml:space="preserve"> regarding the cue’s symbolic intent.</w:delText>
        </w:r>
      </w:del>
      <w:ins w:id="28" w:author="Gregor Kachel" w:date="2026-07-14T11:13:00Z" w16du:dateUtc="2026-07-14T09:13:00Z">
        <w:r>
          <w:t>).</w:t>
        </w:r>
      </w:ins>
    </w:p>
    <w:p w14:paraId="75CD55CE" w14:textId="77777777" w:rsidR="00B8759D" w:rsidRDefault="00000000" w:rsidP="00BF4828">
      <w:pPr>
        <w:pStyle w:val="Textkrper"/>
        <w:jc w:val="both"/>
      </w:pPr>
      <w:r>
        <w:lastRenderedPageBreak/>
        <w:t xml:space="preserve">Although infants </w:t>
      </w:r>
      <w:del w:id="29" w:author="Gregor Kachel" w:date="2026-07-14T11:13:00Z" w16du:dateUtc="2026-07-14T09:13:00Z">
        <w:r>
          <w:delText>grasp naturally meaningful behaviors like</w:delText>
        </w:r>
      </w:del>
      <w:ins w:id="30" w:author="Gregor Kachel" w:date="2026-07-14T11:13:00Z" w16du:dateUtc="2026-07-14T09:13:00Z">
        <w:r>
          <w:t>interpret communicative signals such as</w:t>
        </w:r>
      </w:ins>
      <w:r>
        <w:t xml:space="preserve"> pointing and gaze </w:t>
      </w:r>
      <w:ins w:id="31" w:author="Gregor Kachel" w:date="2026-07-14T11:13:00Z" w16du:dateUtc="2026-07-14T09:13:00Z">
        <w:r>
          <w:t xml:space="preserve">direction </w:t>
        </w:r>
      </w:ins>
      <w:r>
        <w:t xml:space="preserve">by the end of </w:t>
      </w:r>
      <w:del w:id="32" w:author="Gregor Kachel" w:date="2026-07-14T11:13:00Z" w16du:dateUtc="2026-07-14T09:13:00Z">
        <w:r>
          <w:delText>their</w:delText>
        </w:r>
      </w:del>
      <w:ins w:id="33" w:author="Gregor Kachel" w:date="2026-07-14T11:13:00Z" w16du:dateUtc="2026-07-14T09:13:00Z">
        <w:r>
          <w:t>the</w:t>
        </w:r>
      </w:ins>
      <w:r>
        <w:t xml:space="preserve"> first year, their ability to exploit</w:t>
      </w:r>
      <w:del w:id="34" w:author="Gregor Kachel" w:date="2026-07-14T11:13:00Z" w16du:dateUtc="2026-07-14T09:13:00Z">
        <w:r>
          <w:delText xml:space="preserve"> less transparent</w:delText>
        </w:r>
      </w:del>
      <w:r>
        <w:t xml:space="preserve"> symbolic artifacts emerges significantly later. The seminal work of DeLoache and colleagues has been instrumental in charting this </w:t>
      </w:r>
      <w:del w:id="35" w:author="Gregor Kachel" w:date="2026-07-14T11:13:00Z" w16du:dateUtc="2026-07-14T09:13:00Z">
        <w:r>
          <w:delText>progression</w:delText>
        </w:r>
      </w:del>
      <w:ins w:id="36" w:author="Gregor Kachel" w:date="2026-07-14T11:13:00Z" w16du:dateUtc="2026-07-14T09:13:00Z">
        <w:r>
          <w:t>development</w:t>
        </w:r>
      </w:ins>
      <w:r>
        <w:t>, demonstrating that children’s capacity to use scale models, pictures, videos, and maps as informative tools undergoes a rapid transformation during the third year of life (DeLoache, 1991, 2004, 2011). A robust finding across this literature is the 30-to-36-month transition: while 30-month-olds typically fail to use a scale model to locate a hidden item, 36-month-olds excel, mastering the concept of “dual representation” enabling them to see an artifact as both an object and a symbol (Callaghan &amp; Corbit, 2015; DeLoache, 2004). A parallel developmental trajectory is evident in the domain of graphic representation: functional use of graphic representations such as line or pencil drawings in choice tasks remains fragile until approximately age three. For instance, while children as young as 30 months may use shape to interpret drawings when intentionality is clear (Gelman &amp; Ebeling, 1998), Callaghan (1999) found that at 24 months children still struggle to select items based on representative drawings. This fragility is underscored by findings that 30-month-olds often fail to benefit from iconicity in either drawings or replica objects, whereas 36-month-olds reliably succeed in object-choice-tasks across varying levels of stylization (Callaghan, 2000; DeLoache, 1995).</w:t>
      </w:r>
    </w:p>
    <w:p w14:paraId="6161C222" w14:textId="77777777" w:rsidR="00B8759D" w:rsidRDefault="00000000" w:rsidP="00BF4828">
      <w:pPr>
        <w:pStyle w:val="Textkrper"/>
        <w:jc w:val="both"/>
      </w:pPr>
      <w:r>
        <w:t xml:space="preserve">Hence, from 36 months onward, it may be productive to investigate whether children can comprehend symbol-referent-relationships that are less dependent on iconicity. </w:t>
      </w:r>
      <w:ins w:id="37" w:author="Gregor Kachel" w:date="2026-07-14T11:13:00Z" w16du:dateUtc="2026-07-14T09:13:00Z">
        <w:r>
          <w:t xml:space="preserve">In the context of the studies presented below, we discuss various symbol-referent-relationships as exhibiting iconicity in varying degrees (Winter, Woodin, &amp; Perlman, 2026) and place them on a continuum from iconic to abstract: when symbol and referent are very similar and specifically share surface level features such as shape, their relation is highly iconic. To the extent that symbol and referent </w:t>
        </w:r>
        <w:r>
          <w:lastRenderedPageBreak/>
          <w:t xml:space="preserve">do not share surface level features but rather structural or relational properties, they are less iconic and more abstract. While iconicity provides an entry point for symbol-grounding in graphic communication (Callaghan, 2000) much like in the gestural domain (Bohn, Call, et al., 2019; Callaghan &amp; Corbit, 2015; Fay, Ellison, &amp; Garrod, 2014), it is generally also possible to draw less on visual resemblance and establish reference via analogies in size, number, orientation, position or gestalt principles - all of which are serving as fundamental avenues for encoding information in the graphic domain (Cleveland &amp; McGill, 1984; Donnelly et al., 2007; Stevenson, Alberto, Boom, &amp; Boeck, 2014). </w:t>
        </w:r>
      </w:ins>
      <w:r>
        <w:t xml:space="preserve">Any symbol-referent-relationship that children can spontaneously use early may be of particular relevance for our understanding of emerging and graphical literacy and the development of graphic systems of communication. </w:t>
      </w:r>
      <w:del w:id="38" w:author="Gregor Kachel" w:date="2026-07-14T11:13:00Z" w16du:dateUtc="2026-07-14T09:13:00Z">
        <w:r>
          <w:delText xml:space="preserve">While iconicity provides an entry point for symbol-grounding in graphic communication (Callaghan, 2000) much like in the gestural domain (Bohn, Call, et al., 2019; Callaghan &amp; Corbit, 2015; Fay, Ellison, &amp; Garrod, 2014), it is generally also possible to establish reference via more abstract or conceptual symbol-referent relationships such as size, number, orientation, position or gestalt principles serving as fundamental avenues for encoding information in the graphic domain (Cleveland &amp; McGill, 1984; Donnelly et al., 2007; Stevenson, Alberto, Boom, &amp; Boeck, 2014). </w:delText>
        </w:r>
      </w:del>
      <w:r>
        <w:t>Defining the precise ages and relative developmental trajectories for children’s sensitivity to using these graphic primitives as conveying meaning and for disambiguating reference in object-choice-tasks will provide crucial insights into children’s developing symbolic competence and the interplay of communicative and analogical capacities.</w:t>
      </w:r>
    </w:p>
    <w:p w14:paraId="2129FD40" w14:textId="77777777" w:rsidR="005D4CD1" w:rsidRDefault="00000000" w:rsidP="00671125">
      <w:pPr>
        <w:pStyle w:val="Textkrper"/>
        <w:jc w:val="both"/>
        <w:rPr>
          <w:del w:id="39" w:author="Gregor Kachel" w:date="2026-07-14T11:13:00Z" w16du:dateUtc="2026-07-14T09:13:00Z"/>
        </w:rPr>
      </w:pPr>
      <w:del w:id="40" w:author="Gregor Kachel" w:date="2026-07-14T11:13:00Z" w16du:dateUtc="2026-07-14T09:13:00Z">
        <w:r>
          <w:delText xml:space="preserve">To explore the continuum from iconic to abstract symbolic relationships, researchers can systematically reduce the resemblance between cue and target. Rather than varying levels of pictorial realism (Callaghan, 2000), one can minimize similarity to isolate the conceptual foundations of the mapping. While using such “reduced” cues may appear to violate the Gricean </w:delText>
        </w:r>
        <w:r>
          <w:lastRenderedPageBreak/>
          <w:delText>maxims of quantity (providing sufficient information) and manner (avoiding obscurity) (Grice, 1991), children are well-accustomed to suboptimal communication in daily life. Through processes like streamlining and conventionalization, they frequently encounter and successfully navigate ambiguous utterances; indeed, they often master and enjoy the interpretive decoding required in communicative games like charades (Bohn, Call, et al., 2019). An interesting case in question may be Pars Pro Toto in the graphic domain: part-whole relationships on the level of geometric figures could be an ideal target for an investigation into slightly abstract symbol-reference relationships as shape recognition and naming are robust in the third and fourth year (Verdine, Bunger, Athanasopoulou, Golinkoff, &amp; Hirsh-Pasek, 2017; Verdine, Lucca, Golinkoff, Hirsh-Pasek, &amp; Newcombe, 2016; Zambrzycka, Kotsopoulos, Lee, &amp; Makosz, 2017) and the ability to mentally complete canonical geometric shapes is already nascent in early infancy (Kellman &amp; Spelke, 1983; Valenza, Leo, Gava, &amp; Simion, 2006), yet there is currently no data on when children may be able to use pars pro toto cues in an object-choice context.</w:delText>
        </w:r>
      </w:del>
    </w:p>
    <w:p w14:paraId="62E5372C" w14:textId="77777777" w:rsidR="005D4CD1" w:rsidRDefault="00000000" w:rsidP="00671125">
      <w:pPr>
        <w:pStyle w:val="Textkrper"/>
        <w:jc w:val="both"/>
        <w:rPr>
          <w:del w:id="41" w:author="Gregor Kachel" w:date="2026-07-14T11:13:00Z" w16du:dateUtc="2026-07-14T09:13:00Z"/>
        </w:rPr>
      </w:pPr>
      <w:del w:id="42" w:author="Gregor Kachel" w:date="2026-07-14T11:13:00Z" w16du:dateUtc="2026-07-14T09:13:00Z">
        <w:r>
          <w:delText>Another way of reducing iconicity may be the metaphorical use of form, such as using sharp or spiky drawings to refer to more square or round shapes (Knoeferle, Li, Maggioni, &amp; Spence, 2017). This phenomenon is central to research on sound symbolism within the lexicon (Bermúdez, 2020; Sidhu, 2025), as well as in studies of action and gesture (Bohn, Call, et al., 2019; Margiotoudi &amp; Pulvermüller, 2020). Robust across cultures (Ćwiek et al., 2022), this sensitivity emerges around 30 months for word-shape matching (Fort et al., 2018; Imai, Kita, Nagumo, &amp; Okada, 2008; Maurer, Pathman, &amp; Mondloch, 2006) and by 36 months for matching actions with gestures (Bohn, Call, et al., 2019). Despite these findings, it remains unknown whether children can utilize the global properties or “impressions” of a shape’s form to ground reference in the graphic domain alone.</w:delText>
        </w:r>
      </w:del>
    </w:p>
    <w:p w14:paraId="0E82724C" w14:textId="77777777" w:rsidR="005D4CD1" w:rsidRDefault="00000000" w:rsidP="00671125">
      <w:pPr>
        <w:pStyle w:val="Textkrper"/>
        <w:jc w:val="both"/>
        <w:rPr>
          <w:del w:id="43" w:author="Gregor Kachel" w:date="2026-07-14T11:13:00Z" w16du:dateUtc="2026-07-14T09:13:00Z"/>
        </w:rPr>
      </w:pPr>
      <w:del w:id="44" w:author="Gregor Kachel" w:date="2026-07-14T11:13:00Z" w16du:dateUtc="2026-07-14T09:13:00Z">
        <w:r>
          <w:lastRenderedPageBreak/>
          <w:delText>To minimize iconicity in symbol-referent relationships, cues and targets may share global properties like orientation and alignment rather than specific shapes. Children demonstrate an early sensitivity to these compositional principles in their drawings, maintaining realistic spatial configurations (e.g. placing wheels beneath a car when drawing) and avoiding figure overlap (Cox, 2005; Luquet &amp; Costall, 2001; Piaget, Inhelder, &amp; Bovet, 1997). However, there is virtually no data on how likely children are to use Gestalt principles as a basis for forming symbol-referent relationships, except for the use of relative position in the developing ability to read maps. While four-year-olds possess an intuitive grasp of relational directions (e.g., “behind” or “in front”) in basic maps (Landau, 1986), iconicity remains an important scaffold for their conceptual understanding (Liben &amp; Downs, 2013). Furthermore, although preschoolers can use geometric map information for local navigation (Shusterman, Ah Lee, &amp; Spelke, 2008), the ability to transfer these relational cues to large-scale spatial arrays does not stabilize until age six or seven (Blades &amp; Spencer, 1994; Uttal &amp; Wellman, 1989).</w:delText>
        </w:r>
      </w:del>
    </w:p>
    <w:p w14:paraId="3D6782E2" w14:textId="77777777" w:rsidR="005D4CD1" w:rsidRDefault="00000000" w:rsidP="00671125">
      <w:pPr>
        <w:pStyle w:val="Textkrper"/>
        <w:jc w:val="both"/>
        <w:rPr>
          <w:del w:id="45" w:author="Gregor Kachel" w:date="2026-07-14T11:13:00Z" w16du:dateUtc="2026-07-14T09:13:00Z"/>
        </w:rPr>
      </w:pPr>
      <w:del w:id="46" w:author="Gregor Kachel" w:date="2026-07-14T11:13:00Z" w16du:dateUtc="2026-07-14T09:13:00Z">
        <w:r>
          <w:delText>Finally, alignment between cue and target may also be based on analogies in size and number disregarding shape. Size is a relative property of graphical content and requires a comparison, for example when drawing a big and small object or conveying size by making an object occupy a large part of the frame of reference (Cox, 2005). Children are able to make spontaneous or productive size comparisons at three years of age and begin to use size words (</w:delText>
        </w:r>
        <w:r>
          <w:rPr>
            <w:i/>
            <w:iCs/>
          </w:rPr>
          <w:delText>big</w:delText>
        </w:r>
        <w:r>
          <w:delText>), size superlatives (</w:delText>
        </w:r>
        <w:r>
          <w:rPr>
            <w:i/>
            <w:iCs/>
          </w:rPr>
          <w:delText>biggest</w:delText>
        </w:r>
        <w:r>
          <w:delText>), or quantifiers (</w:delText>
        </w:r>
        <w:r>
          <w:rPr>
            <w:i/>
            <w:iCs/>
          </w:rPr>
          <w:delText>more</w:delText>
        </w:r>
        <w:r>
          <w:delText xml:space="preserve">, </w:delText>
        </w:r>
        <w:r>
          <w:rPr>
            <w:i/>
            <w:iCs/>
          </w:rPr>
          <w:delText>most</w:delText>
        </w:r>
        <w:r>
          <w:delText xml:space="preserve">) (Ferry et al., 2025), yet young children are most accurate with </w:delText>
        </w:r>
        <w:r>
          <w:rPr>
            <w:i/>
            <w:iCs/>
          </w:rPr>
          <w:delText>bigger</w:delText>
        </w:r>
        <w:r>
          <w:delText xml:space="preserve"> and only gradually gain competence with words like </w:delText>
        </w:r>
        <w:r>
          <w:rPr>
            <w:i/>
            <w:iCs/>
          </w:rPr>
          <w:delText>smaller</w:delText>
        </w:r>
        <w:r>
          <w:delText xml:space="preserve">, </w:delText>
        </w:r>
        <w:r>
          <w:rPr>
            <w:i/>
            <w:iCs/>
          </w:rPr>
          <w:delText>shorter</w:delText>
        </w:r>
        <w:r>
          <w:delText xml:space="preserve"> or </w:delText>
        </w:r>
        <w:r>
          <w:rPr>
            <w:i/>
            <w:iCs/>
          </w:rPr>
          <w:delText>longer</w:delText>
        </w:r>
        <w:r>
          <w:delText xml:space="preserve"> (Frausel et al., 2020). When presented with an array of graphic stimuli, preschoolers can reliably point at, for example, the smallest or largest item in a set (Haun &amp; Tomasello, 2011). One of the few studies using size as a way for grounding reference, investigated the role of the producers intentions in identifying concepts in ambiguous scribble </w:delText>
        </w:r>
        <w:r>
          <w:lastRenderedPageBreak/>
          <w:delText>drawings that were presented to participants as aiming to depict, for example, a small spider next to a big house. Children here made use of spatial analogies beginning at three years of age but appeared to benefit more as they turned four (Bloom &amp; Markson, 1998). Similarly, number is a relational primitive and a foundational element of graphic communication (Cooperrider &amp; Gentner, 2019; Ifrah, 2000). Sensitivity to number per se develops from an infant’s implicit grasp of proximate numerical differences (Carey, 2000; Starr, Libertus, &amp; Brannon, 2013; Xu &amp; Arriaga, 2007) to an explicit understanding of numerical systems (Carey &amp; Barner, 2019). Supported by early home environments (Daucourt, Napoli, Quinn, Wood, &amp; Hart, 2021) and preschool curricula (Kucharz, 2012; Schmidt, Sauerbrey, &amp; Smidt, 2021), children typically master the cardinality principle by age four (Carey &amp; Barner, 2019; Silver &amp; Libertus, 2022). Preschoolers are well equipped to successfully apply their implicit and explicit numerical knowledge in practical contexts, such as comparing magnitudes smaller than five (Wynn, 1990).</w:delText>
        </w:r>
      </w:del>
    </w:p>
    <w:p w14:paraId="7E618DC1" w14:textId="77777777" w:rsidR="00B8759D" w:rsidRDefault="00000000" w:rsidP="00BF4828">
      <w:pPr>
        <w:pStyle w:val="Textkrper"/>
        <w:jc w:val="both"/>
      </w:pPr>
      <w:r>
        <w:t xml:space="preserve">While children appear generally </w:t>
      </w:r>
      <w:del w:id="47" w:author="Gregor Kachel" w:date="2026-07-14T11:13:00Z" w16du:dateUtc="2026-07-14T09:13:00Z">
        <w:r>
          <w:delText xml:space="preserve">sensitive to and </w:delText>
        </w:r>
      </w:del>
      <w:r>
        <w:t>able to make comparisons along the</w:t>
      </w:r>
      <w:del w:id="48" w:author="Gregor Kachel" w:date="2026-07-14T11:13:00Z" w16du:dateUtc="2026-07-14T09:13:00Z">
        <w:r>
          <w:delText xml:space="preserve"> conceptual</w:delText>
        </w:r>
      </w:del>
      <w:r>
        <w:t xml:space="preserve"> dimensions of shape, orientation, size and number, studies directly testing them as grounds for establishing reference are </w:t>
      </w:r>
      <w:del w:id="49" w:author="Gregor Kachel" w:date="2026-07-14T11:13:00Z" w16du:dateUtc="2026-07-14T09:13:00Z">
        <w:r>
          <w:delText xml:space="preserve">very </w:delText>
        </w:r>
      </w:del>
      <w:r>
        <w:t>rare</w:t>
      </w:r>
      <w:del w:id="50" w:author="Gregor Kachel" w:date="2026-07-14T11:13:00Z" w16du:dateUtc="2026-07-14T09:13:00Z">
        <w:r>
          <w:delText>.</w:delText>
        </w:r>
      </w:del>
      <w:ins w:id="51" w:author="Gregor Kachel" w:date="2026-07-14T11:13:00Z" w16du:dateUtc="2026-07-14T09:13:00Z">
        <w:r>
          <w:t xml:space="preserve"> (Callaghan &amp; Corbit, 2015).</w:t>
        </w:r>
      </w:ins>
      <w:r>
        <w:t xml:space="preserve"> A highly valuable point of reference can be found in the literature on relational and non-relational match-to-sample tasks where studies often comprise various stimulus sets or conditions probing these matching dimensions. While matching shapes in match-to-sample (MTS) tasks poses little challenge for children beyond age three (Gerhardstein &amp; </w:t>
      </w:r>
      <w:proofErr w:type="spellStart"/>
      <w:r>
        <w:t>Rovee</w:t>
      </w:r>
      <w:proofErr w:type="spellEnd"/>
      <w:r>
        <w:t xml:space="preserve">-Collier, 2002; </w:t>
      </w:r>
      <w:proofErr w:type="spellStart"/>
      <w:r>
        <w:t>Kroupin</w:t>
      </w:r>
      <w:proofErr w:type="spellEnd"/>
      <w:r>
        <w:t xml:space="preserve"> &amp; Carey, 2022b), utilizing relational dimensions like size or number remains difficult. Even by age four, children rarely spontaneously infer size as a matching criterion in three-item MTS arrays, and success in number-based matching typically emerges between ages four and five (</w:t>
      </w:r>
      <w:proofErr w:type="spellStart"/>
      <w:r>
        <w:t>Kroupin</w:t>
      </w:r>
      <w:proofErr w:type="spellEnd"/>
      <w:r>
        <w:t xml:space="preserve"> &amp; Carey, 2022b). These difficulties intensify in relational match-to-sample (RMTS) tasks, which require coordinating at least six items to identify higher-order patterns of identity (AA, BB, AB) or </w:t>
      </w:r>
      <w:r>
        <w:lastRenderedPageBreak/>
        <w:t xml:space="preserve">difference (AB, BA, BB). Mastery across dimensions is generally absent prior to age five, as the task requires navigating abstract generalizations and suppressing prepotent responses to superficial features - taxing both executive function and working memory (Gentner &amp; Hoyos, 2017; </w:t>
      </w:r>
      <w:proofErr w:type="spellStart"/>
      <w:r>
        <w:t>Kroupin</w:t>
      </w:r>
      <w:proofErr w:type="spellEnd"/>
      <w:r>
        <w:t xml:space="preserve"> &amp; Carey, 2022a, 2022b). However, performance can be scaffolded. Four-year-olds succeed when relations are embedded in causal narratives (Goddu, </w:t>
      </w:r>
      <w:proofErr w:type="spellStart"/>
      <w:r>
        <w:t>Lombrozo</w:t>
      </w:r>
      <w:proofErr w:type="spellEnd"/>
      <w:r>
        <w:t xml:space="preserve">, &amp; Gopnik, 2020), and even three-year-olds improve following explicit training with the terms </w:t>
      </w:r>
      <w:r>
        <w:rPr>
          <w:i/>
          <w:iCs/>
        </w:rPr>
        <w:t>same</w:t>
      </w:r>
      <w:r>
        <w:t xml:space="preserve"> and </w:t>
      </w:r>
      <w:r>
        <w:rPr>
          <w:i/>
          <w:iCs/>
        </w:rPr>
        <w:t>different</w:t>
      </w:r>
      <w:r>
        <w:t xml:space="preserve"> (Christie &amp; Gentner, 2014). A critical distinction exists between these paradigms and symbolic object-choice tasks. In MTS/RMTS, children are explicitly instructed to find matches as an end in itself. Conversely, the symbolic object-choice context requires an additional communicative inference: children must recognize that a cue was produced intentionally to guide their behavior and that its meaning derives from a specific relation to a target. Consequently, symbolic object-choice tasks represent a more demanding </w:t>
      </w:r>
      <w:del w:id="52" w:author="Gregor Kachel" w:date="2026-07-14T11:13:00Z" w16du:dateUtc="2026-07-14T09:13:00Z">
        <w:r>
          <w:delText xml:space="preserve">and ecologically valid </w:delText>
        </w:r>
      </w:del>
      <w:r>
        <w:t xml:space="preserve">testing ground, </w:t>
      </w:r>
      <w:del w:id="53" w:author="Gregor Kachel" w:date="2026-07-14T11:13:00Z" w16du:dateUtc="2026-07-14T09:13:00Z">
        <w:r>
          <w:delText>revealing</w:delText>
        </w:r>
      </w:del>
      <w:ins w:id="54" w:author="Gregor Kachel" w:date="2026-07-14T11:13:00Z" w16du:dateUtc="2026-07-14T09:13:00Z">
        <w:r>
          <w:t>probing</w:t>
        </w:r>
      </w:ins>
      <w:r>
        <w:t xml:space="preserve"> whether young children can deploy their nascent analogical reasoning skills within a practical, goal-directed interaction.</w:t>
      </w:r>
    </w:p>
    <w:p w14:paraId="7F882B88" w14:textId="77777777" w:rsidR="00B8759D" w:rsidRDefault="00000000" w:rsidP="00BF4828">
      <w:pPr>
        <w:pStyle w:val="Textkrper"/>
        <w:jc w:val="both"/>
      </w:pPr>
      <w:r>
        <w:t xml:space="preserve">From this overview, several research desiderata emerge. The prevailing literature’s heavy reliance on similarity and iconicity in the context of graphic communication (Callaghan &amp; Corbit, 2015) leaves the broader scope of children’s symbolic flexibility largely unexplored. Because most studies employ depictions of real-world objects, results may be influenced by children’s familiarity with canonical features (Long, Moher, Carey, &amp; Konkle, 2019) or cultural graphic conventions. The present work provides a systematic investigation into the diverse </w:t>
      </w:r>
      <w:del w:id="55" w:author="Gregor Kachel" w:date="2026-07-14T11:13:00Z" w16du:dateUtc="2026-07-14T09:13:00Z">
        <w:r>
          <w:delText xml:space="preserve">conceptual </w:delText>
        </w:r>
      </w:del>
      <w:r>
        <w:t xml:space="preserve">dimensions along which graphic symbols can be imbued with meaning and traces development continuously through the pre-school years employing the symbolic object-choice task as one coherent and simple paradigm. By utilizing novel abstract graphic displays as cues and geometric shapes as targets, this study isolates children’s ability to identify </w:t>
      </w:r>
      <w:del w:id="56" w:author="Gregor Kachel" w:date="2026-07-14T11:13:00Z" w16du:dateUtc="2026-07-14T09:13:00Z">
        <w:r>
          <w:delText>conceptual features</w:delText>
        </w:r>
      </w:del>
      <w:ins w:id="57" w:author="Gregor Kachel" w:date="2026-07-14T11:13:00Z" w16du:dateUtc="2026-07-14T09:13:00Z">
        <w:r>
          <w:t>symbol-</w:t>
        </w:r>
        <w:r>
          <w:lastRenderedPageBreak/>
          <w:t>referent-relationships</w:t>
        </w:r>
      </w:ins>
      <w:r>
        <w:t xml:space="preserve"> and apply pragmatic inferences in context, largely independent of prior knowledge of script, numerals, or conventional icons. </w:t>
      </w:r>
      <w:del w:id="58" w:author="Gregor Kachel" w:date="2026-07-14T11:13:00Z" w16du:dateUtc="2026-07-14T09:13:00Z">
        <w:r>
          <w:delText xml:space="preserve">Furthermore, </w:delText>
        </w:r>
      </w:del>
      <w:r>
        <w:t>By omitting training, instruction, or feedback, our approach ensures that responses reflect what children find naturally meaningful. Consequently, the studies below showcase young children’s capacity to spontaneously grasp novel symbol-referent pairings</w:t>
      </w:r>
      <w:del w:id="59" w:author="Gregor Kachel" w:date="2026-07-14T11:13:00Z" w16du:dateUtc="2026-07-14T09:13:00Z">
        <w:r>
          <w:delText>, providing</w:delText>
        </w:r>
      </w:del>
      <w:ins w:id="60" w:author="Gregor Kachel" w:date="2026-07-14T11:13:00Z" w16du:dateUtc="2026-07-14T09:13:00Z">
        <w:r>
          <w:t xml:space="preserve"> offering</w:t>
        </w:r>
      </w:ins>
      <w:r>
        <w:t xml:space="preserve"> critical insights into the learnability and </w:t>
      </w:r>
      <w:del w:id="61" w:author="Gregor Kachel" w:date="2026-07-14T11:13:00Z" w16du:dateUtc="2026-07-14T09:13:00Z">
        <w:r>
          <w:delText xml:space="preserve">potentially the </w:delText>
        </w:r>
      </w:del>
      <w:r>
        <w:t xml:space="preserve">emergence of communicative systems </w:t>
      </w:r>
      <w:del w:id="62" w:author="Gregor Kachel" w:date="2026-07-14T11:13:00Z" w16du:dateUtc="2026-07-14T09:13:00Z">
        <w:r>
          <w:delText>during</w:delText>
        </w:r>
      </w:del>
      <w:ins w:id="63" w:author="Gregor Kachel" w:date="2026-07-14T11:13:00Z" w16du:dateUtc="2026-07-14T09:13:00Z">
        <w:r>
          <w:t>at</w:t>
        </w:r>
      </w:ins>
      <w:r>
        <w:t xml:space="preserve"> a </w:t>
      </w:r>
      <w:del w:id="64" w:author="Gregor Kachel" w:date="2026-07-14T11:13:00Z" w16du:dateUtc="2026-07-14T09:13:00Z">
        <w:r>
          <w:delText>developmental period of increasing</w:delText>
        </w:r>
      </w:del>
      <w:ins w:id="65" w:author="Gregor Kachel" w:date="2026-07-14T11:13:00Z" w16du:dateUtc="2026-07-14T09:13:00Z">
        <w:r>
          <w:t>time when</w:t>
        </w:r>
      </w:ins>
      <w:r>
        <w:t xml:space="preserve"> conventional symbolic mastery</w:t>
      </w:r>
      <w:ins w:id="66" w:author="Gregor Kachel" w:date="2026-07-14T11:13:00Z" w16du:dateUtc="2026-07-14T09:13:00Z">
        <w:r>
          <w:t xml:space="preserve"> is rapidly expanding</w:t>
        </w:r>
      </w:ins>
      <w:r>
        <w:t>.</w:t>
      </w:r>
    </w:p>
    <w:p w14:paraId="25FAFB84" w14:textId="77777777" w:rsidR="00B8759D" w:rsidRDefault="00000000">
      <w:pPr>
        <w:pStyle w:val="berschrift1"/>
        <w:rPr>
          <w:ins w:id="67" w:author="Gregor Kachel" w:date="2026-07-14T11:13:00Z" w16du:dateUtc="2026-07-14T09:13:00Z"/>
        </w:rPr>
      </w:pPr>
      <w:bookmarkStart w:id="68" w:name="study-1"/>
      <w:bookmarkEnd w:id="13"/>
      <w:ins w:id="69" w:author="Gregor Kachel" w:date="2026-07-14T11:13:00Z" w16du:dateUtc="2026-07-14T09:13:00Z">
        <w:r>
          <w:lastRenderedPageBreak/>
          <w:t>Study 1</w:t>
        </w:r>
      </w:ins>
    </w:p>
    <w:p w14:paraId="225575E6" w14:textId="77777777" w:rsidR="005D4CD1" w:rsidRDefault="00000000">
      <w:pPr>
        <w:pStyle w:val="berschrift1"/>
        <w:rPr>
          <w:del w:id="70" w:author="Gregor Kachel" w:date="2026-07-14T11:13:00Z" w16du:dateUtc="2026-07-14T09:13:00Z"/>
        </w:rPr>
      </w:pPr>
      <w:ins w:id="71" w:author="Gregor Kachel" w:date="2026-07-14T11:13:00Z" w16du:dateUtc="2026-07-14T09:13:00Z">
        <w:r>
          <w:t>Study 1 aimed to establish a baseline for children’s performance and for evaluating task demands by providing the simplest symbol-referent relationship possible, where the cue is a direct representation of the target (</w:t>
        </w:r>
        <w:r>
          <w:rPr>
            <w:i/>
            <w:iCs/>
          </w:rPr>
          <w:t>Representation</w:t>
        </w:r>
        <w:r>
          <w:t>), which children should master at the end of the third year (Callaghan, 1999, 2000). From this, three further conditions were derived that were also relying on shape as a means for establishing reference but that were less iconic by either reducing the amount of information provided (</w:t>
        </w:r>
        <w:r>
          <w:rPr>
            <w:i/>
            <w:iCs/>
          </w:rPr>
          <w:t>Pars Pro Toto</w:t>
        </w:r>
        <w:r>
          <w:t>), or the amount of similarity between cue and target (</w:t>
        </w:r>
        <w:r>
          <w:rPr>
            <w:i/>
            <w:iCs/>
          </w:rPr>
          <w:t>Simple Form Analogy</w:t>
        </w:r>
        <w:r>
          <w:t xml:space="preserve">, </w:t>
        </w:r>
        <w:r>
          <w:rPr>
            <w:i/>
            <w:iCs/>
          </w:rPr>
          <w:t>Complex Form Analogy</w:t>
        </w:r>
        <w:r>
          <w:t xml:space="preserve">). With </w:t>
        </w:r>
        <w:r>
          <w:rPr>
            <w:i/>
            <w:iCs/>
          </w:rPr>
          <w:t>Pars Pro Toto</w:t>
        </w:r>
        <w:r>
          <w:t xml:space="preserve"> likely being more challenging than </w:t>
        </w:r>
        <w:r>
          <w:rPr>
            <w:i/>
            <w:iCs/>
          </w:rPr>
          <w:t>Representation</w:t>
        </w:r>
        <w:r>
          <w:t xml:space="preserve"> due to the completion required, and form analogies being relatively abstract, our preregistered hypothesis was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Complex Form Analogy</w:t>
        </w:r>
        <w:r>
          <w:t xml:space="preserve">. The study was preregistered online prior to data collection (please see </w:t>
        </w:r>
      </w:ins>
      <w:hyperlink r:id="rId7">
        <w:r w:rsidR="00B8759D">
          <w:rPr>
            <w:rStyle w:val="Hyperlink"/>
          </w:rPr>
          <w:t>Prerigistration Study1</w:t>
        </w:r>
      </w:hyperlink>
      <w:ins w:id="72" w:author="Gregor Kachel" w:date="2026-07-14T11:13:00Z" w16du:dateUtc="2026-07-14T09:13:00Z">
        <w:r>
          <w:t xml:space="preserve">: </w:t>
        </w:r>
      </w:ins>
      <w:hyperlink r:id="rId8">
        <w:r w:rsidR="00B8759D">
          <w:rPr>
            <w:rStyle w:val="Hyperlink"/>
          </w:rPr>
          <w:t>https://aspredicted.org/SJT_H7F</w:t>
        </w:r>
      </w:hyperlink>
      <w:del w:id="73" w:author="Gregor Kachel" w:date="2026-07-14T11:13:00Z" w16du:dateUtc="2026-07-14T09:13:00Z">
        <w:r>
          <w:delText>General Methods</w:delText>
        </w:r>
      </w:del>
    </w:p>
    <w:p w14:paraId="4398BC84" w14:textId="1C2B2659" w:rsidR="005D4CD1" w:rsidRDefault="00000000" w:rsidP="00671125">
      <w:pPr>
        <w:pStyle w:val="FirstParagraph"/>
        <w:jc w:val="both"/>
        <w:rPr>
          <w:del w:id="74" w:author="Gregor Kachel" w:date="2026-07-14T11:13:00Z" w16du:dateUtc="2026-07-14T09:13:00Z"/>
        </w:rPr>
      </w:pPr>
      <w:del w:id="75" w:author="Gregor Kachel" w:date="2026-07-14T11:13:00Z" w16du:dateUtc="2026-07-14T09:13:00Z">
        <w:r>
          <w:delText xml:space="preserve">All studies presented below share methodological and analytic approaches. For the convenience of the reader, common features of the procedure, participant recruiting and stimulus design are reported first before discussing the three studies respectively. All studies were preregistered online prior to data collection (cf. : , : , and : ). All stimuli, experiments, data and analyses are available at: </w:delText>
        </w:r>
        <w:r w:rsidR="004F5719">
          <w:delText>[MASKED FOR REVIEW]</w:delText>
        </w:r>
      </w:del>
    </w:p>
    <w:p w14:paraId="5584E420" w14:textId="77777777" w:rsidR="005D4CD1" w:rsidRDefault="00000000" w:rsidP="00671125">
      <w:pPr>
        <w:pStyle w:val="berschrift2"/>
        <w:jc w:val="both"/>
        <w:rPr>
          <w:del w:id="76" w:author="Gregor Kachel" w:date="2026-07-14T11:13:00Z" w16du:dateUtc="2026-07-14T09:13:00Z"/>
        </w:rPr>
      </w:pPr>
      <w:del w:id="77" w:author="Gregor Kachel" w:date="2026-07-14T11:13:00Z" w16du:dateUtc="2026-07-14T09:13:00Z">
        <w:r>
          <w:delText>Data Collection and Setup</w:delText>
        </w:r>
      </w:del>
    </w:p>
    <w:p w14:paraId="288FBB37" w14:textId="656C84B1" w:rsidR="00B8759D" w:rsidRDefault="00000000" w:rsidP="00BF4828">
      <w:pPr>
        <w:pStyle w:val="FirstParagraph"/>
        <w:jc w:val="both"/>
        <w:rPr>
          <w:ins w:id="78" w:author="Gregor Kachel" w:date="2026-07-14T11:13:00Z" w16du:dateUtc="2026-07-14T09:13:00Z"/>
        </w:rPr>
      </w:pPr>
      <w:ins w:id="79" w:author="Gregor Kachel" w:date="2026-07-14T11:13:00Z" w16du:dateUtc="2026-07-14T09:13:00Z">
        <w:r>
          <w:t xml:space="preserve">). The stimuli, experiments, data and analyses for all studies reported below are available at: </w:t>
        </w:r>
        <w:r w:rsidR="00B3140D">
          <w:t>[MASKED FOR REVIEW]</w:t>
        </w:r>
      </w:ins>
    </w:p>
    <w:p w14:paraId="2D0DF2AA" w14:textId="77777777" w:rsidR="00B8759D" w:rsidRDefault="00000000" w:rsidP="00BF4828">
      <w:pPr>
        <w:pStyle w:val="berschrift2"/>
        <w:jc w:val="both"/>
        <w:rPr>
          <w:ins w:id="80" w:author="Gregor Kachel" w:date="2026-07-14T11:13:00Z" w16du:dateUtc="2026-07-14T09:13:00Z"/>
        </w:rPr>
      </w:pPr>
      <w:bookmarkStart w:id="81" w:name="participants-and-sample"/>
      <w:ins w:id="82" w:author="Gregor Kachel" w:date="2026-07-14T11:13:00Z" w16du:dateUtc="2026-07-14T09:13:00Z">
        <w:r>
          <w:lastRenderedPageBreak/>
          <w:t>Participants and Sample</w:t>
        </w:r>
      </w:ins>
    </w:p>
    <w:p w14:paraId="0B233AC1" w14:textId="77777777" w:rsidR="00B8759D" w:rsidRDefault="00000000" w:rsidP="00BF4828">
      <w:pPr>
        <w:pStyle w:val="FirstParagraph"/>
        <w:jc w:val="both"/>
      </w:pPr>
      <w:r>
        <w:t>In order to continuously trace the development of symbolic competences across the preschool years,</w:t>
      </w:r>
      <w:del w:id="83" w:author="Gregor Kachel" w:date="2026-07-14T11:13:00Z" w16du:dateUtc="2026-07-14T09:13:00Z">
        <w:r>
          <w:delText xml:space="preserve"> for each study</w:delText>
        </w:r>
      </w:del>
      <w:r>
        <w:t xml:space="preserve"> we aimed to test a minimum of two children per month of age between the third and the seventh birthday for a total of 96 participants. </w:t>
      </w:r>
      <w:del w:id="84" w:author="Gregor Kachel" w:date="2026-07-14T11:13:00Z" w16du:dateUtc="2026-07-14T09:13:00Z">
        <w:r>
          <w:delText xml:space="preserve">The final sample approximates an equal distribution of male and female participants and aligns with conventions in the field in providing a minimum of 24 participants per study and year of age. </w:delText>
        </w:r>
      </w:del>
      <w:r>
        <w:t xml:space="preserve">As children participated on the basis of availability and data were collected by several experimenter teams in parallel, the number of participants slightly exceed the preregistered minimum sample size. </w:t>
      </w:r>
      <w:del w:id="85" w:author="Gregor Kachel" w:date="2026-07-14T11:13:00Z" w16du:dateUtc="2026-07-14T09:13:00Z">
        <w:r>
          <w:delText>For an overview of the distribution of all children included in the analyses across the age-range see supplement figure 1. Figure 2 from the supplements shows the age-distribution of all children that participated but were not submitted to analyses due to the exclusion criteria outlined below.</w:delText>
        </w:r>
      </w:del>
      <w:ins w:id="86" w:author="Gregor Kachel" w:date="2026-07-14T11:13:00Z" w16du:dateUtc="2026-07-14T09:13:00Z">
        <w:r>
          <w:t>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of 1688 trials (mean per condition = 422, range: 420 - 424) from 106 participants were submitted for analysis.</w:t>
        </w:r>
      </w:ins>
      <w:r>
        <w:t xml:space="preserve"> All participants were recruited in Leipzig, a medium-sized European city, and came from a predominantly white population of middle to high income families. Children were largely tested in day- and after school-care, and occasionally in the lab or at home. Data collection took place from June 2022 to February 2023.</w:t>
      </w:r>
      <w:ins w:id="87" w:author="Gregor Kachel" w:date="2026-07-14T11:13:00Z" w16du:dateUtc="2026-07-14T09:13:00Z">
        <w:r>
          <w:t xml:space="preserve"> For an overview and comparison of the distribution of all children included in the analyses of studies 1-3, see supplement figure 1. Figure 2 from the </w:t>
        </w:r>
        <w:r>
          <w:lastRenderedPageBreak/>
          <w:t>supplements shows the age-distribution of all children that participated but were not submitted to analyses due to the exclusion criteria outlined above.</w:t>
        </w:r>
      </w:ins>
    </w:p>
    <w:p w14:paraId="6191AD2B" w14:textId="77777777" w:rsidR="00B8759D" w:rsidRDefault="00000000" w:rsidP="00BF4828">
      <w:pPr>
        <w:pStyle w:val="berschrift2"/>
        <w:jc w:val="both"/>
      </w:pPr>
      <w:bookmarkStart w:id="88" w:name="setup-and-procedure"/>
      <w:bookmarkEnd w:id="81"/>
      <w:r>
        <w:t>Setup and Procedure</w:t>
      </w:r>
    </w:p>
    <w:p w14:paraId="2CAD2729" w14:textId="77777777" w:rsidR="00B8759D" w:rsidRDefault="00000000" w:rsidP="00BF4828">
      <w:pPr>
        <w:pStyle w:val="FirstParagraph"/>
        <w:jc w:val="both"/>
      </w:pPr>
      <w:r>
        <w:t>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figure 1 A for an illustration of the setup.</w:t>
      </w:r>
    </w:p>
    <w:p w14:paraId="09C40FE3" w14:textId="1C5B30DA" w:rsidR="00B8759D" w:rsidRDefault="00B8759D" w:rsidP="00BF4828">
      <w:pPr>
        <w:pStyle w:val="CaptionedFigure"/>
        <w:framePr w:wrap="notBeside"/>
        <w:jc w:val="both"/>
        <w:rPr>
          <w:ins w:id="89" w:author="Gregor Kachel" w:date="2026-07-14T11:13:00Z" w16du:dateUtc="2026-07-14T09:13:00Z"/>
        </w:rPr>
      </w:pPr>
    </w:p>
    <w:p w14:paraId="41A22F96" w14:textId="77777777" w:rsidR="00B8759D" w:rsidRDefault="00000000" w:rsidP="00BF4828">
      <w:pPr>
        <w:pStyle w:val="ImageCaption"/>
        <w:jc w:val="both"/>
        <w:rPr>
          <w:ins w:id="90" w:author="Gregor Kachel" w:date="2026-07-14T11:13:00Z" w16du:dateUtc="2026-07-14T09:13:00Z"/>
        </w:rPr>
      </w:pPr>
      <w:bookmarkStart w:id="91" w:name="fig:plot-figure-setup"/>
      <w:bookmarkEnd w:id="91"/>
      <w:ins w:id="92" w:author="Gregor Kachel" w:date="2026-07-14T11:13:00Z" w16du:dateUtc="2026-07-14T09:13:00Z">
        <w:r>
          <w:rPr>
            <w:i/>
            <w:iCs/>
          </w:rPr>
          <w:t>Figure</w:t>
        </w:r>
        <w:r>
          <w:t xml:space="preserve"> 1. </w:t>
        </w:r>
        <w:r>
          <w:rPr>
            <w:i/>
            <w:iCs/>
          </w:rPr>
          <w:t>Setup, Stimuli and Trial Structure.</w:t>
        </w:r>
        <w:r>
          <w:t xml:space="preserv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ins>
    </w:p>
    <w:p w14:paraId="06086935" w14:textId="77777777" w:rsidR="00B8759D" w:rsidRDefault="00000000" w:rsidP="00BF4828">
      <w:pPr>
        <w:pStyle w:val="Textkrper"/>
        <w:jc w:val="both"/>
        <w:rPr>
          <w:ins w:id="93" w:author="Gregor Kachel" w:date="2026-07-14T11:13:00Z" w16du:dateUtc="2026-07-14T09:13:00Z"/>
        </w:rPr>
      </w:pPr>
      <w:ins w:id="94" w:author="Gregor Kachel" w:date="2026-07-14T11:13:00Z" w16du:dateUtc="2026-07-14T09:13:00Z">
        <w:r>
          <w:rPr>
            <w:b/>
            <w:bCs/>
          </w:rPr>
          <w:t>ALT-TEXT FIGURE 1</w:t>
        </w:r>
        <w:r>
          <w:t xml:space="preserve"> </w:t>
        </w:r>
        <w:r>
          <w:rPr>
            <w:i/>
            <w:iCs/>
          </w:rPr>
          <w:t>A set of illustrations labelled A to E with panel A showing how child and experimenter were seated during the study, Panel B showing the stimulus material for a specific trial, panel C illustrating how the stimuli were arranged on screen, and Panels D and E providing a picture-sequence of the steps in the familiarization and test trials.</w:t>
        </w:r>
      </w:ins>
    </w:p>
    <w:p w14:paraId="0BB8D652" w14:textId="77777777" w:rsidR="00B8759D" w:rsidRDefault="00000000" w:rsidP="00BF4828">
      <w:pPr>
        <w:pStyle w:val="Textkrper"/>
        <w:jc w:val="both"/>
      </w:pPr>
      <w:r>
        <w:rPr>
          <w:i/>
          <w:iCs/>
        </w:rPr>
        <w:t>Familiarization.</w:t>
      </w:r>
      <w:r>
        <w:t xml:space="preserve"> First, the experimental script introduced a cartoon monkey. This character placed two cups on the bottom left and right side of the screen. After holding up a </w:t>
      </w:r>
      <w:r>
        <w:lastRenderedPageBreak/>
        <w:t>banana, one of the barriers was lifted, the banana was placed underneath one of the cups and the barrier was lowered. Children were now prompted to touch the hiding place and in doing so the barrier of their choice was lifted to reveal the banana if they chose correctly. The experimental script provided feedback upon children’s choice (“yes, great job!”; “No, that’s not it. Let’s try again!”) during the familiarization (cf. figure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was not submitted to analysis.</w:t>
      </w:r>
    </w:p>
    <w:p w14:paraId="5FAE14B2" w14:textId="77777777" w:rsidR="00B54CC8" w:rsidRPr="00B54CC8" w:rsidRDefault="00B54CC8" w:rsidP="00B54CC8">
      <w:pPr>
        <w:pStyle w:val="Textkrper"/>
        <w:rPr>
          <w:del w:id="95" w:author="Gregor Kachel" w:date="2026-07-14T11:13:00Z" w16du:dateUtc="2026-07-14T09:13:00Z"/>
        </w:rPr>
      </w:pPr>
    </w:p>
    <w:p w14:paraId="3D5A97E7" w14:textId="77777777" w:rsidR="005D4CD1" w:rsidRDefault="00000000" w:rsidP="00671125">
      <w:pPr>
        <w:pStyle w:val="CaptionedFigure"/>
        <w:framePr w:wrap="notBeside"/>
        <w:jc w:val="both"/>
        <w:rPr>
          <w:del w:id="96" w:author="Gregor Kachel" w:date="2026-07-14T11:13:00Z" w16du:dateUtc="2026-07-14T09:13:00Z"/>
        </w:rPr>
      </w:pPr>
      <w:del w:id="97" w:author="Gregor Kachel" w:date="2026-07-14T11:13:00Z" w16du:dateUtc="2026-07-14T09:13:00Z">
        <w:r>
          <w:rPr>
            <w:noProof/>
          </w:rPr>
          <w:drawing>
            <wp:inline distT="0" distB="0" distL="0" distR="0" wp14:anchorId="2FCBC8A4" wp14:editId="37DCFB6B">
              <wp:extent cx="5670550" cy="3752457"/>
              <wp:effectExtent l="0" t="0" r="0" b="0"/>
              <wp:docPr id="28"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29" name="Picture" descr="../illustrations/setup%20complete.png"/>
                      <pic:cNvPicPr>
                        <a:picLocks noChangeAspect="1" noChangeArrowheads="1"/>
                      </pic:cNvPicPr>
                    </pic:nvPicPr>
                    <pic:blipFill>
                      <a:blip r:embed="rId9"/>
                      <a:stretch>
                        <a:fillRect/>
                      </a:stretch>
                    </pic:blipFill>
                    <pic:spPr bwMode="auto">
                      <a:xfrm>
                        <a:off x="0" y="0"/>
                        <a:ext cx="5670550" cy="3752457"/>
                      </a:xfrm>
                      <a:prstGeom prst="rect">
                        <a:avLst/>
                      </a:prstGeom>
                      <a:noFill/>
                      <a:ln w="9525">
                        <a:noFill/>
                        <a:headEnd/>
                        <a:tailEnd/>
                      </a:ln>
                    </pic:spPr>
                  </pic:pic>
                </a:graphicData>
              </a:graphic>
            </wp:inline>
          </w:drawing>
        </w:r>
      </w:del>
    </w:p>
    <w:p w14:paraId="578256E0" w14:textId="77777777" w:rsidR="005D4CD1" w:rsidRDefault="00000000" w:rsidP="00671125">
      <w:pPr>
        <w:pStyle w:val="ImageCaption"/>
        <w:jc w:val="both"/>
        <w:rPr>
          <w:del w:id="98" w:author="Gregor Kachel" w:date="2026-07-14T11:13:00Z" w16du:dateUtc="2026-07-14T09:13:00Z"/>
        </w:rPr>
      </w:pPr>
      <w:del w:id="99" w:author="Gregor Kachel" w:date="2026-07-14T11:13:00Z" w16du:dateUtc="2026-07-14T09:13:00Z">
        <w:r>
          <w:rPr>
            <w:i/>
            <w:iCs/>
          </w:rPr>
          <w:lastRenderedPageBreak/>
          <w:delText>Figure</w:delText>
        </w:r>
        <w:r>
          <w:delText xml:space="preserve"> 1. </w:delText>
        </w:r>
        <w:r>
          <w:rPr>
            <w:i/>
            <w:iCs/>
          </w:rPr>
          <w:delText>Setup, Stimuli and Trial Structure.</w:delText>
        </w:r>
        <w:r>
          <w:delText xml:space="preserv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delText>
        </w:r>
      </w:del>
    </w:p>
    <w:p w14:paraId="4D02C6E1" w14:textId="77777777" w:rsidR="00B8759D" w:rsidRDefault="00000000" w:rsidP="00BF4828">
      <w:pPr>
        <w:pStyle w:val="Textkrper"/>
        <w:jc w:val="both"/>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 (“Coco is going to help you find the banana. Coco is drawing something for you.”). After the hiding phase, the monkey held up a piece of paper and a pencil. Pencil movement and a short scribble sound indicated that the monkey was drawing. Finally, participants were prompted with the phrase “Where is the banana?” and the monkey’s drawing was placed in the center between the two hiding places. The drawing served as a cue to guide children’s choice. Children’s choice was acknowledged with neutral feedback (“Ah, thank you”) leading to the next trial (cf. figure 1 E).</w:t>
      </w:r>
    </w:p>
    <w:p w14:paraId="7E947D53" w14:textId="77777777" w:rsidR="00B8759D" w:rsidRDefault="00000000" w:rsidP="00BF4828">
      <w:pPr>
        <w:pStyle w:val="Textkrper"/>
        <w:jc w:val="both"/>
      </w:pPr>
      <w:r>
        <w:t>A single trial lasted roughly 20 to 60 seconds</w:t>
      </w:r>
      <w:del w:id="100" w:author="Gregor Kachel" w:date="2026-07-14T11:13:00Z" w16du:dateUtc="2026-07-14T09:13:00Z">
        <w:r>
          <w:delText xml:space="preserve">, depending on how swiftly children chose. Each study presented four different experimental conditions with four trials each in a blocked order for a maximum of 16 test trials. </w:delText>
        </w:r>
      </w:del>
      <w:ins w:id="101" w:author="Gregor Kachel" w:date="2026-07-14T11:13:00Z" w16du:dateUtc="2026-07-14T09:13:00Z">
        <w:r>
          <w:t xml:space="preserve">. </w:t>
        </w:r>
      </w:ins>
      <w:r>
        <w:t>Unique combinations of graphic displays were used on every trial</w:t>
      </w:r>
      <w:del w:id="102" w:author="Gregor Kachel" w:date="2026-07-14T11:13:00Z" w16du:dateUtc="2026-07-14T09:13:00Z">
        <w:r>
          <w:delText xml:space="preserve">. </w:delText>
        </w:r>
      </w:del>
      <w:ins w:id="103" w:author="Gregor Kachel" w:date="2026-07-14T11:13:00Z" w16du:dateUtc="2026-07-14T09:13:00Z">
        <w:r>
          <w:t xml:space="preserve"> for a maximum of 16 test trials. </w:t>
        </w:r>
      </w:ins>
      <w:r>
        <w:t>Test sessions lasted about 12 minutes in total.</w:t>
      </w:r>
      <w:del w:id="104" w:author="Gregor Kachel" w:date="2026-07-14T11:13:00Z" w16du:dateUtc="2026-07-14T09:13:00Z">
        <w:r>
          <w:delText xml:space="preserve"> The order of conditions was counterbalanced across participants.</w:delText>
        </w:r>
      </w:del>
      <w:r>
        <w:t xml:space="preserve"> Children occasionally wished to stop before completing all trials, resulting in minor deviations of the total number of trials per condition that were submitted to analysis. For an overview of the average number of trials </w:t>
      </w:r>
      <w:r>
        <w:lastRenderedPageBreak/>
        <w:t>participants received in each condition, see supplementary materials. In line with the preregistration, children had to complete a minimum of eight test trials to be included in analysis.</w:t>
      </w:r>
    </w:p>
    <w:p w14:paraId="2198E652" w14:textId="77777777" w:rsidR="00B8759D" w:rsidRDefault="00000000" w:rsidP="00BF4828">
      <w:pPr>
        <w:pStyle w:val="berschrift2"/>
        <w:jc w:val="both"/>
      </w:pPr>
      <w:bookmarkStart w:id="105" w:name="stimuli-and-counterbalancing"/>
      <w:bookmarkEnd w:id="88"/>
      <w:r>
        <w:t>Stimuli and Counterbalancing</w:t>
      </w:r>
    </w:p>
    <w:p w14:paraId="01C8935C" w14:textId="77777777" w:rsidR="00B8759D" w:rsidRDefault="00000000" w:rsidP="00BF4828">
      <w:pPr>
        <w:pStyle w:val="FirstParagraph"/>
        <w:jc w:val="both"/>
      </w:pPr>
      <w:del w:id="106" w:author="Gregor Kachel" w:date="2026-07-14T11:13:00Z" w16du:dateUtc="2026-07-14T09:13:00Z">
        <w:r>
          <w:delText>The context in the studies presented below is provided by a game of hide and seek and the options are two hiding places that are distinct by means of the graphic displays they are marked with. The aim was to test at what age children become able to spontaneously match cue and target along various dimensions of symbol-referent relationships. For this, the graphic displays presented as choice options were designed to saliently differ in one relevant dimension and to be as similar as possible with regard to other features. The cue, on the other hand, was a reduced and less straight-lined graphic display akin to a hand drawing that had something in common with one of the choice options and was thereby referring to it. In test trials, one of the choice options serves as a target and the other as a distractor. For counterbalancing, a second cue was designed to refer to the other choice option, such that across participants the same choice options serve equally often as targets and distractors. For an illustration of trial composition, see figure 1 B and C. For each of the conditions in the three studies below</w:delText>
        </w:r>
      </w:del>
      <w:ins w:id="107" w:author="Gregor Kachel" w:date="2026-07-14T11:13:00Z" w16du:dateUtc="2026-07-14T09:13:00Z">
        <w:r>
          <w:t>Children were tested with four conditions exemplifying different symbol-referent relationships. The order of conditions was counterbalanced across participants. For each condition</w:t>
        </w:r>
      </w:ins>
      <w:r>
        <w:t xml:space="preserve">, four sets of stimuli were designed, consisting of two blue shapes serving as target or distractor, and two drawings that could serve as cues. </w:t>
      </w:r>
      <w:del w:id="108" w:author="Gregor Kachel" w:date="2026-07-14T11:13:00Z" w16du:dateUtc="2026-07-14T09:13:00Z">
        <w:r>
          <w:delText>Each condition covers a particular type of symbol-referent relationship via four stimulus versions with two variations each. For an example, consider figure 2.</w:delText>
        </w:r>
      </w:del>
      <w:ins w:id="109" w:author="Gregor Kachel" w:date="2026-07-14T11:13:00Z" w16du:dateUtc="2026-07-14T09:13:00Z">
        <w:r>
          <w:t xml:space="preserve">The choice-options in the hiding game were designed to saliently differ in one relevant dimension and to be as similar as possible with regard to other features. The cues were reduced and less straight-lined graphic displays akin to hand drawings and matching either choice option. Across participants the same </w:t>
        </w:r>
        <w:r>
          <w:lastRenderedPageBreak/>
          <w:t>choice options served equally often as targets and distractors. Across children, the position (left/right) of the target, and the identity of the cue were counterbalanced. For an illustration of trial composition, see figure 1 B and C. For each condition, four stimulus versions were created with two variations each. For an example, consider figure 3.</w:t>
        </w:r>
      </w:ins>
      <w:r>
        <w:t xml:space="preserve"> The first box in Panel B shows all stimuli for the </w:t>
      </w:r>
      <w:r>
        <w:rPr>
          <w:i/>
          <w:iCs/>
        </w:rPr>
        <w:t>Representation</w:t>
      </w:r>
      <w:r>
        <w:t xml:space="preserve"> condition. The first column exemplifies a set of targets (a blue square and circle) and cues (outline drawings of a square and circle). During test, </w:t>
      </w:r>
      <w:del w:id="110" w:author="Gregor Kachel" w:date="2026-07-14T11:13:00Z" w16du:dateUtc="2026-07-14T09:13:00Z">
        <w:r>
          <w:delText>participants are presented with four test trials per condition, each composed of the shapes of a single column. A child sees</w:delText>
        </w:r>
      </w:del>
      <w:ins w:id="111" w:author="Gregor Kachel" w:date="2026-07-14T11:13:00Z" w16du:dateUtc="2026-07-14T09:13:00Z">
        <w:r>
          <w:t>children saw</w:t>
        </w:r>
      </w:ins>
      <w:r>
        <w:t xml:space="preserve"> each trial combination only once and with only one of the two possible cues</w:t>
      </w:r>
      <w:del w:id="112" w:author="Gregor Kachel" w:date="2026-07-14T11:13:00Z" w16du:dateUtc="2026-07-14T09:13:00Z">
        <w:r>
          <w:delText>. Across children, the position (left/right) of the target, and the identity of the cue are counterbalanced. For the convenience of the reader, all stimuli employed across studies are presented with the results for each condition in figures 2, 3, and 4 respectively</w:delText>
        </w:r>
      </w:del>
      <w:r>
        <w:t>.</w:t>
      </w:r>
    </w:p>
    <w:p w14:paraId="06C9F369" w14:textId="56A1CB47" w:rsidR="00BF4828" w:rsidRDefault="00000000" w:rsidP="00BF4828">
      <w:pPr>
        <w:pStyle w:val="Textkrper"/>
        <w:jc w:val="both"/>
        <w:rPr>
          <w:ins w:id="113" w:author="Gregor Kachel" w:date="2026-07-14T11:13:00Z" w16du:dateUtc="2026-07-14T09:13:00Z"/>
        </w:rPr>
      </w:pPr>
      <w:ins w:id="114" w:author="Gregor Kachel" w:date="2026-07-14T11:13:00Z" w16du:dateUtc="2026-07-14T09:13:00Z">
        <w:r>
          <w:t xml:space="preserve">To make the four conditions in study 1 as comparable as possible, they were all employing the same target stimuli (cf. figure 2). In the condition </w:t>
        </w:r>
        <w:r>
          <w:rPr>
            <w:i/>
            <w:iCs/>
          </w:rPr>
          <w:t>Representation,</w:t>
        </w:r>
        <w:r>
          <w:t xml:space="preserve"> the graphical cue was an outline drawing of the target. The second condition, </w:t>
        </w:r>
        <w:r>
          <w:rPr>
            <w:i/>
            <w:iCs/>
          </w:rPr>
          <w:t>Pars Pro Toto,</w:t>
        </w:r>
        <w:r>
          <w:t xml:space="preserve"> </w:t>
        </w:r>
        <w:proofErr w:type="spellStart"/>
        <w:r>
          <w:t>refered</w:t>
        </w:r>
        <w:proofErr w:type="spellEnd"/>
        <w:r>
          <w:t xml:space="preserve"> to the targets by means of a part-whole relationship. This required children to complete the shapes according to gestalt principles. While this was easiest in the first two items of </w:t>
        </w:r>
        <w:r>
          <w:rPr>
            <w:i/>
            <w:iCs/>
          </w:rPr>
          <w:t>Pars pro Toto</w:t>
        </w:r>
        <w:r>
          <w:t xml:space="preserve"> due to the canonical shapes (square, circle) it was less obvious with the less canonical shapes albeit they were vertically and horizontally symmetrical on purpose (cf. 2 B, box 2). Two further conditions aimed to abstract from the original representational symbol-referent relationship by providing graphical analogies in form. In both </w:t>
        </w:r>
        <w:r>
          <w:rPr>
            <w:i/>
            <w:iCs/>
          </w:rPr>
          <w:t>Simple Form Analogy</w:t>
        </w:r>
        <w:r>
          <w:t xml:space="preserve"> and </w:t>
        </w:r>
        <w:r>
          <w:rPr>
            <w:i/>
            <w:iCs/>
          </w:rPr>
          <w:t>Complex Form Analogy</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analogies both supporting children’s comprehension in distinct ways. In </w:t>
        </w:r>
        <w:r>
          <w:rPr>
            <w:i/>
            <w:iCs/>
          </w:rPr>
          <w:t>Simple Form Analogy</w:t>
        </w:r>
        <w:r>
          <w:t xml:space="preserve">, the cues are less dense and </w:t>
        </w:r>
        <w:r>
          <w:lastRenderedPageBreak/>
          <w:t xml:space="preserve">therefore simpler to grasp, whereas the more complex versions in </w:t>
        </w:r>
        <w:r>
          <w:rPr>
            <w:i/>
            <w:iCs/>
          </w:rPr>
          <w:t>Complex Form Analogy</w:t>
        </w:r>
        <w:r>
          <w:t xml:space="preserve"> provide more information. For an overview of all stimuli employed in Study 1, see figure 2.</w:t>
        </w:r>
      </w:ins>
    </w:p>
    <w:p w14:paraId="52BDCE57" w14:textId="736C500E" w:rsidR="00B8759D" w:rsidRDefault="00BF4828" w:rsidP="00BF4828">
      <w:pPr>
        <w:spacing w:before="0" w:after="200" w:line="240" w:lineRule="auto"/>
        <w:rPr>
          <w:ins w:id="115" w:author="Gregor Kachel" w:date="2026-07-14T11:13:00Z" w16du:dateUtc="2026-07-14T09:13:00Z"/>
        </w:rPr>
      </w:pPr>
      <w:ins w:id="116" w:author="Gregor Kachel" w:date="2026-07-14T11:13:00Z" w16du:dateUtc="2026-07-14T09:13:00Z">
        <w:r>
          <w:br w:type="page"/>
        </w:r>
      </w:ins>
    </w:p>
    <w:p w14:paraId="0C8BC576" w14:textId="77777777" w:rsidR="00B8759D" w:rsidRDefault="00000000" w:rsidP="00BF4828">
      <w:pPr>
        <w:pStyle w:val="CaptionedFigure"/>
        <w:framePr w:wrap="notBeside"/>
        <w:jc w:val="both"/>
        <w:rPr>
          <w:ins w:id="117" w:author="Gregor Kachel" w:date="2026-07-14T11:13:00Z" w16du:dateUtc="2026-07-14T09:13:00Z"/>
        </w:rPr>
      </w:pPr>
      <w:ins w:id="118" w:author="Gregor Kachel" w:date="2026-07-14T11:13:00Z" w16du:dateUtc="2026-07-14T09:13:00Z">
        <w:r>
          <w:rPr>
            <w:noProof/>
          </w:rPr>
          <w:lastRenderedPageBreak/>
          <w:drawing>
            <wp:inline distT="0" distB="0" distL="0" distR="0" wp14:anchorId="4BE614D1" wp14:editId="54B97948">
              <wp:extent cx="5670550" cy="1852789"/>
              <wp:effectExtent l="0" t="0" r="0" b="0"/>
              <wp:docPr id="30" name="Picture" descr="Figure 2: Stimuli for Study 1.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31" name="Picture" descr="symlit_rep_manuscript_revision_2_files/f1777b2d2272fd4e48beea088c405b3c39874e50.png"/>
                      <pic:cNvPicPr>
                        <a:picLocks noChangeAspect="1" noChangeArrowheads="1"/>
                      </pic:cNvPicPr>
                    </pic:nvPicPr>
                    <pic:blipFill>
                      <a:blip r:embed="rId10"/>
                      <a:stretch>
                        <a:fillRect/>
                      </a:stretch>
                    </pic:blipFill>
                    <pic:spPr bwMode="auto">
                      <a:xfrm>
                        <a:off x="0" y="0"/>
                        <a:ext cx="5670550" cy="1852789"/>
                      </a:xfrm>
                      <a:prstGeom prst="rect">
                        <a:avLst/>
                      </a:prstGeom>
                      <a:noFill/>
                      <a:ln w="9525">
                        <a:noFill/>
                        <a:headEnd/>
                        <a:tailEnd/>
                      </a:ln>
                    </pic:spPr>
                  </pic:pic>
                </a:graphicData>
              </a:graphic>
            </wp:inline>
          </w:drawing>
        </w:r>
      </w:ins>
    </w:p>
    <w:p w14:paraId="692300D2" w14:textId="77777777" w:rsidR="00B8759D" w:rsidRDefault="00000000" w:rsidP="00BF4828">
      <w:pPr>
        <w:pStyle w:val="ImageCaption"/>
        <w:jc w:val="both"/>
        <w:rPr>
          <w:ins w:id="119" w:author="Gregor Kachel" w:date="2026-07-14T11:13:00Z" w16du:dateUtc="2026-07-14T09:13:00Z"/>
        </w:rPr>
      </w:pPr>
      <w:bookmarkStart w:id="120" w:name="fig:plot-study1stimuli"/>
      <w:bookmarkEnd w:id="120"/>
      <w:ins w:id="121" w:author="Gregor Kachel" w:date="2026-07-14T11:13:00Z" w16du:dateUtc="2026-07-14T09:13:00Z">
        <w:r>
          <w:rPr>
            <w:i/>
            <w:iCs/>
          </w:rPr>
          <w:t>Figure</w:t>
        </w:r>
        <w:r>
          <w:t xml:space="preserve"> 2. </w:t>
        </w:r>
        <w:r>
          <w:rPr>
            <w:i/>
            <w:iCs/>
          </w:rPr>
          <w:t>Stimuli for Study 1.</w:t>
        </w:r>
        <w:r>
          <w:t xml:space="preserve"> Panels illustrate (A) an example stimulus combination (distractor, cue, target), and (B) all items of the four conditions with targets in blue and cues as drawings.</w:t>
        </w:r>
      </w:ins>
    </w:p>
    <w:p w14:paraId="7EE35560" w14:textId="77777777" w:rsidR="00B8759D" w:rsidRDefault="00000000" w:rsidP="00BF4828">
      <w:pPr>
        <w:pStyle w:val="Textkrper"/>
        <w:jc w:val="both"/>
        <w:rPr>
          <w:ins w:id="122" w:author="Gregor Kachel" w:date="2026-07-14T11:13:00Z" w16du:dateUtc="2026-07-14T09:13:00Z"/>
        </w:rPr>
      </w:pPr>
      <w:ins w:id="123" w:author="Gregor Kachel" w:date="2026-07-14T11:13:00Z" w16du:dateUtc="2026-07-14T09:13:00Z">
        <w:r>
          <w:rPr>
            <w:b/>
            <w:bCs/>
          </w:rPr>
          <w:t>ALT-TEXT FIGURE 2</w:t>
        </w:r>
        <w:r>
          <w:t xml:space="preserve"> </w:t>
        </w:r>
        <w:r>
          <w:rPr>
            <w:i/>
            <w:iCs/>
          </w:rPr>
          <w:t>A panel of illustrations of the stimulus material used in study 1. The top-row shows an example for a specific trial (cue, target, distractor), the second row has 4x4 matrices with all stimuli of the conditions.</w:t>
        </w:r>
      </w:ins>
    </w:p>
    <w:p w14:paraId="724F3C0F" w14:textId="77777777" w:rsidR="00B8759D" w:rsidRDefault="00000000" w:rsidP="00BF4828">
      <w:pPr>
        <w:pStyle w:val="berschrift2"/>
        <w:jc w:val="both"/>
      </w:pPr>
      <w:bookmarkStart w:id="124" w:name="data-handling-and-analyses"/>
      <w:bookmarkEnd w:id="105"/>
      <w:r>
        <w:t>Data Handling and Analyses</w:t>
      </w:r>
    </w:p>
    <w:p w14:paraId="64BFF2C6" w14:textId="77777777" w:rsidR="00B8759D" w:rsidRDefault="00000000" w:rsidP="00BF4828">
      <w:pPr>
        <w:pStyle w:val="FirstParagraph"/>
        <w:jc w:val="both"/>
      </w:pPr>
      <w:r>
        <w:t xml:space="preserve">Upon touching the screen, children’s choices were logged and immediately coded as correct or incorrect by the code running the stimulus presentation. To evaluate how children’s ability to interpret cues varies by age and condition, we employed Bayesian Logistic Generalized Linear Mixed Models (GLMMs). This mode of analysis is appropriate as it allows to estimate the probability of success while accounting for uncertainty and individual differences, and because it allows mapping linear predictors to a probability between 0 and 1 via a link function. Our analyses modeled children’s binary choices (correct vs. incorrect) using fixed effects for condition and age, as well as their interaction as primary predictors. In addition, we included a fixed effect of trial number, to control for learning or fatigue, and a fixed effect of sex. To account for the possibility that some children may be better at the task than others, we included </w:t>
      </w:r>
      <w:r>
        <w:lastRenderedPageBreak/>
        <w:t xml:space="preserve">random intercepts for each participant. We also included random slopes for trial number, allowing potential effects of learning or fatigue to vary from child to child. To facilitate processing and interpretability, age and trial number were standardized to a natural mean of 0 prior to modeling. The full model notation was </w:t>
      </w:r>
      <w:r>
        <w:rPr>
          <w:rStyle w:val="VerbatimChar"/>
        </w:rPr>
        <w:t>correct ~ condition*</w:t>
      </w:r>
      <w:proofErr w:type="spellStart"/>
      <w:r>
        <w:rPr>
          <w:rStyle w:val="VerbatimChar"/>
        </w:rPr>
        <w:t>z.age</w:t>
      </w:r>
      <w:proofErr w:type="spellEnd"/>
      <w:r>
        <w:rPr>
          <w:rStyle w:val="VerbatimChar"/>
        </w:rPr>
        <w:t xml:space="preserve"> + </w:t>
      </w:r>
      <w:proofErr w:type="spellStart"/>
      <w:r>
        <w:rPr>
          <w:rStyle w:val="VerbatimChar"/>
        </w:rPr>
        <w:t>z.trial</w:t>
      </w:r>
      <w:proofErr w:type="spellEnd"/>
      <w:r>
        <w:rPr>
          <w:rStyle w:val="VerbatimChar"/>
        </w:rPr>
        <w:t xml:space="preserve"> + sex + (</w:t>
      </w:r>
      <w:proofErr w:type="spellStart"/>
      <w:r>
        <w:rPr>
          <w:rStyle w:val="VerbatimChar"/>
        </w:rPr>
        <w:t>z.trial</w:t>
      </w:r>
      <w:proofErr w:type="spellEnd"/>
      <w:r>
        <w:rPr>
          <w:rStyle w:val="VerbatimChar"/>
        </w:rPr>
        <w:t xml:space="preserve"> | </w:t>
      </w:r>
      <w:proofErr w:type="spellStart"/>
      <w:r>
        <w:rPr>
          <w:rStyle w:val="VerbatimChar"/>
        </w:rPr>
        <w:t>subid</w:t>
      </w:r>
      <w:proofErr w:type="spellEnd"/>
      <w:r>
        <w:rPr>
          <w:rStyle w:val="VerbatimChar"/>
        </w:rPr>
        <w:t>)</w:t>
      </w:r>
      <w:r>
        <w:t xml:space="preserve">. </w:t>
      </w:r>
      <w:del w:id="125" w:author="Gregor Kachel" w:date="2026-07-14T11:13:00Z" w16du:dateUtc="2026-07-14T09:13:00Z">
        <w:r>
          <w:delText xml:space="preserve">In line with best-practice conventions, </w:delText>
        </w:r>
      </w:del>
      <w:r>
        <w:t xml:space="preserve">We evaluated the relevance of age and condition for children’s performance prior to interpreting coefficients. For this, the full model outlined above was compared with a reduced model lacking the interaction of age and condition. To assess the fit and relative explanatory power of either model, we used </w:t>
      </w:r>
      <w:ins w:id="126" w:author="Gregor Kachel" w:date="2026-07-14T11:13:00Z" w16du:dateUtc="2026-07-14T09:13:00Z">
        <w:r>
          <w:t xml:space="preserve">the </w:t>
        </w:r>
      </w:ins>
      <w:r>
        <w:t xml:space="preserve">Widely Applicable Information Criterion (WAIC) scores and weights (McElreath, 2018) as well as the difference in Expected Log Predictive Density (ELPD) via the function </w:t>
      </w:r>
      <w:proofErr w:type="spellStart"/>
      <w:r>
        <w:rPr>
          <w:i/>
          <w:iCs/>
        </w:rPr>
        <w:t>loo_compare</w:t>
      </w:r>
      <w:proofErr w:type="spellEnd"/>
      <w:r>
        <w:t xml:space="preserve"> (Sivula, Magnusson, Matamoros, &amp; </w:t>
      </w:r>
      <w:proofErr w:type="spellStart"/>
      <w:r>
        <w:t>Vehtari</w:t>
      </w:r>
      <w:proofErr w:type="spellEnd"/>
      <w:r>
        <w:t xml:space="preserve">, 2020). </w:t>
      </w:r>
      <w:del w:id="127" w:author="Gregor Kachel" w:date="2026-07-14T11:13:00Z" w16du:dateUtc="2026-07-14T09:13:00Z">
        <w:r>
          <w:delText xml:space="preserve">Across all studies, the preregistered full model proved superior or equally predictive. </w:delText>
        </w:r>
      </w:del>
      <w:r>
        <w:t>Model estimates were inspected for the different predictors including their 95% Credible Interval (</w:t>
      </w:r>
      <w:proofErr w:type="spellStart"/>
      <w:r>
        <w:t>CrI</w:t>
      </w:r>
      <w:proofErr w:type="spellEnd"/>
      <w:r>
        <w:t xml:space="preserve">). </w:t>
      </w:r>
      <w:del w:id="128" w:author="Gregor Kachel" w:date="2026-07-14T11:13:00Z" w16du:dateUtc="2026-07-14T09:13:00Z">
        <w:r>
          <w:delText>In each study, the condition</w:delText>
        </w:r>
      </w:del>
      <w:ins w:id="129" w:author="Gregor Kachel" w:date="2026-07-14T11:13:00Z" w16du:dateUtc="2026-07-14T09:13:00Z">
        <w:r>
          <w:rPr>
            <w:i/>
            <w:iCs/>
          </w:rPr>
          <w:t>Representation</w:t>
        </w:r>
        <w:r>
          <w:t xml:space="preserve"> was</w:t>
        </w:r>
      </w:ins>
      <w:r>
        <w:t xml:space="preserve"> hypothesized </w:t>
      </w:r>
      <w:del w:id="130" w:author="Gregor Kachel" w:date="2026-07-14T11:13:00Z" w16du:dateUtc="2026-07-14T09:13:00Z">
        <w:r>
          <w:delText>as</w:delText>
        </w:r>
      </w:del>
      <w:ins w:id="131" w:author="Gregor Kachel" w:date="2026-07-14T11:13:00Z" w16du:dateUtc="2026-07-14T09:13:00Z">
        <w:r>
          <w:t>to be</w:t>
        </w:r>
      </w:ins>
      <w:r>
        <w:t xml:space="preserve"> the most simple</w:t>
      </w:r>
      <w:ins w:id="132" w:author="Gregor Kachel" w:date="2026-07-14T11:13:00Z" w16du:dateUtc="2026-07-14T09:13:00Z">
        <w:r>
          <w:t xml:space="preserve"> and</w:t>
        </w:r>
      </w:ins>
      <w:r>
        <w:t xml:space="preserve"> was set as the reference level within conditions. All models were implemented in Stan (Stan Development Team, n.d.) via the function </w:t>
      </w:r>
      <w:proofErr w:type="spellStart"/>
      <w:r>
        <w:rPr>
          <w:i/>
          <w:iCs/>
        </w:rPr>
        <w:t>brm</w:t>
      </w:r>
      <w:proofErr w:type="spellEnd"/>
      <w:r>
        <w:t xml:space="preserve"> of the package </w:t>
      </w:r>
      <w:r>
        <w:rPr>
          <w:i/>
          <w:iCs/>
        </w:rPr>
        <w:t>brms</w:t>
      </w:r>
      <w:r>
        <w:t xml:space="preserve"> (</w:t>
      </w:r>
      <w:proofErr w:type="spellStart"/>
      <w:r>
        <w:t>Bürkner</w:t>
      </w:r>
      <w:proofErr w:type="spellEnd"/>
      <w:r>
        <w:t>, 2017).</w:t>
      </w:r>
    </w:p>
    <w:p w14:paraId="32D1825A" w14:textId="77777777" w:rsidR="00B8759D" w:rsidRDefault="00000000" w:rsidP="00BF4828">
      <w:pPr>
        <w:pStyle w:val="Textkrper"/>
        <w:jc w:val="both"/>
      </w:pPr>
      <w:r>
        <w:t xml:space="preserve">In order to answer our main research question of when children </w:t>
      </w:r>
      <w:del w:id="133" w:author="Gregor Kachel" w:date="2026-07-14T11:13:00Z" w16du:dateUtc="2026-07-14T09:13:00Z">
        <w:r>
          <w:delText>systematically</w:delText>
        </w:r>
      </w:del>
      <w:ins w:id="134" w:author="Gregor Kachel" w:date="2026-07-14T11:13:00Z" w16du:dateUtc="2026-07-14T09:13:00Z">
        <w:r>
          <w:t>as a group</w:t>
        </w:r>
      </w:ins>
      <w:r>
        <w:t xml:space="preserve"> perform above chance in each condition, we followed the approach of House and colleagues (House et al., 2013) and plotted the model estimates as a smoothed curve surrounded by Credible Intervals (</w:t>
      </w:r>
      <w:proofErr w:type="spellStart"/>
      <w:r>
        <w:t>CrI</w:t>
      </w:r>
      <w:proofErr w:type="spellEnd"/>
      <w:r>
        <w:t xml:space="preserve">). We generated developmental trajectories with 95% </w:t>
      </w:r>
      <w:proofErr w:type="spellStart"/>
      <w:r>
        <w:t>CrIs</w:t>
      </w:r>
      <w:proofErr w:type="spellEnd"/>
      <w:r>
        <w:t xml:space="preserve">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lower bound of the 95% </w:t>
      </w:r>
      <w:proofErr w:type="spellStart"/>
      <w:r>
        <w:t>CrI</w:t>
      </w:r>
      <w:proofErr w:type="spellEnd"/>
      <w:r>
        <w:t xml:space="preserve"> no longer overlapped with the 50% </w:t>
      </w:r>
      <w:r>
        <w:lastRenderedPageBreak/>
        <w:t>chance line (e.g. </w:t>
      </w:r>
      <w:del w:id="135" w:author="Gregor Kachel" w:date="2026-07-14T11:13:00Z" w16du:dateUtc="2026-07-14T09:13:00Z">
        <w:r>
          <w:delText>figures 2, 3, and 4).</w:delText>
        </w:r>
      </w:del>
      <w:ins w:id="136" w:author="Gregor Kachel" w:date="2026-07-14T11:13:00Z" w16du:dateUtc="2026-07-14T09:13:00Z">
        <w:r>
          <w:t>figures 3, 5, and 7). Thereby, we can estimate a month of age for each condition that anchors an approximate developmental window during which children are likely to master the symbol-referent-relationship in question. As we are testing all conditions in a within-subjects-design, these estimates are especially helpful for evaluating the relative difficulty of the different conditions.</w:t>
        </w:r>
      </w:ins>
    </w:p>
    <w:p w14:paraId="2A828A2B" w14:textId="77777777" w:rsidR="00B8759D" w:rsidRDefault="00000000" w:rsidP="00BF4828">
      <w:pPr>
        <w:pStyle w:val="Textkrper"/>
        <w:jc w:val="both"/>
      </w:pPr>
      <w:r>
        <w:t xml:space="preserve">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 evaluate variability at the level of the items tested, additional exploratory analyses included item level random effects (Model notation </w:t>
      </w:r>
      <w:r>
        <w:rPr>
          <w:rStyle w:val="VerbatimChar"/>
        </w:rPr>
        <w:t>correct ~ condition*</w:t>
      </w:r>
      <w:proofErr w:type="spellStart"/>
      <w:r>
        <w:rPr>
          <w:rStyle w:val="VerbatimChar"/>
        </w:rPr>
        <w:t>z.age</w:t>
      </w:r>
      <w:proofErr w:type="spellEnd"/>
      <w:r>
        <w:rPr>
          <w:rStyle w:val="VerbatimChar"/>
        </w:rPr>
        <w:t xml:space="preserve"> +</w:t>
      </w:r>
      <w:proofErr w:type="spellStart"/>
      <w:r>
        <w:rPr>
          <w:rStyle w:val="VerbatimChar"/>
        </w:rPr>
        <w:t>z.trial</w:t>
      </w:r>
      <w:proofErr w:type="spellEnd"/>
      <w:r>
        <w:rPr>
          <w:rStyle w:val="VerbatimChar"/>
        </w:rPr>
        <w:t xml:space="preserve"> +</w:t>
      </w:r>
      <w:proofErr w:type="spellStart"/>
      <w:r>
        <w:rPr>
          <w:rStyle w:val="VerbatimChar"/>
        </w:rPr>
        <w:t>z.sex</w:t>
      </w:r>
      <w:proofErr w:type="spellEnd"/>
      <w:r>
        <w:rPr>
          <w:rStyle w:val="VerbatimChar"/>
        </w:rPr>
        <w:t xml:space="preserve"> +(</w:t>
      </w:r>
      <w:proofErr w:type="spellStart"/>
      <w:r>
        <w:rPr>
          <w:rStyle w:val="VerbatimChar"/>
        </w:rPr>
        <w:t>z.trial|id</w:t>
      </w:r>
      <w:proofErr w:type="spellEnd"/>
      <w:r>
        <w:rPr>
          <w:rStyle w:val="VerbatimChar"/>
        </w:rPr>
        <w:t>) +(</w:t>
      </w:r>
      <w:proofErr w:type="spellStart"/>
      <w:r>
        <w:rPr>
          <w:rStyle w:val="VerbatimChar"/>
        </w:rPr>
        <w:t>z.age|item</w:t>
      </w:r>
      <w:proofErr w:type="spellEnd"/>
      <w:r>
        <w:rPr>
          <w:rStyle w:val="VerbatimChar"/>
        </w:rPr>
        <w:t>)</w:t>
      </w:r>
      <w:r>
        <w:t>). For brevity, tables outlining the coefficients for the final models were moved to the supplementary materials along with the exploratory item-level analyses</w:t>
      </w:r>
      <w:del w:id="137" w:author="Gregor Kachel" w:date="2026-07-14T11:13:00Z" w16du:dateUtc="2026-07-14T09:13:00Z">
        <w:r>
          <w:delText xml:space="preserve"> outlined above.</w:delText>
        </w:r>
      </w:del>
      <w:ins w:id="138" w:author="Gregor Kachel" w:date="2026-07-14T11:13:00Z" w16du:dateUtc="2026-07-14T09:13:00Z">
        <w:r>
          <w:t>.</w:t>
        </w:r>
      </w:ins>
      <w:r>
        <w:t xml:space="preserve"> The supplements also provide conventional analyses binning participants according to their age in years for readers that are less familiar with the analyses described above. In the supplements, two-tailed one-sample t-tests with a chance level set to .5 were computed for participants binned according to year of age. Here, Cohen’s </w:t>
      </w:r>
      <w:r>
        <w:rPr>
          <w:i/>
          <w:iCs/>
        </w:rPr>
        <w:t>d</w:t>
      </w:r>
      <w:r>
        <w:t xml:space="preserve"> is provided as a standardized effect size for significance testing.</w:t>
      </w:r>
    </w:p>
    <w:p w14:paraId="2DF2420D" w14:textId="77777777" w:rsidR="005D4CD1" w:rsidRDefault="00000000">
      <w:pPr>
        <w:pStyle w:val="berschrift1"/>
        <w:rPr>
          <w:del w:id="139" w:author="Gregor Kachel" w:date="2026-07-14T11:13:00Z" w16du:dateUtc="2026-07-14T09:13:00Z"/>
        </w:rPr>
      </w:pPr>
      <w:del w:id="140" w:author="Gregor Kachel" w:date="2026-07-14T11:13:00Z" w16du:dateUtc="2026-07-14T09:13:00Z">
        <w:r>
          <w:delText>Study 1</w:delText>
        </w:r>
      </w:del>
    </w:p>
    <w:p w14:paraId="41DCB481" w14:textId="77777777" w:rsidR="005D4CD1" w:rsidRDefault="00000000" w:rsidP="00671125">
      <w:pPr>
        <w:pStyle w:val="FirstParagraph"/>
        <w:jc w:val="both"/>
        <w:rPr>
          <w:del w:id="141" w:author="Gregor Kachel" w:date="2026-07-14T11:13:00Z" w16du:dateUtc="2026-07-14T09:13:00Z"/>
        </w:rPr>
      </w:pPr>
      <w:del w:id="142" w:author="Gregor Kachel" w:date="2026-07-14T11:13:00Z" w16du:dateUtc="2026-07-14T09:13:00Z">
        <w:r>
          <w:delText>Study 1 aimed to establish a baseline for children’s performance and for evaluating task demands by providing the simplest symbol-referent relationship possible, where the cue is a direct representation of the target (</w:delText>
        </w:r>
        <w:r>
          <w:rPr>
            <w:i/>
            <w:iCs/>
          </w:rPr>
          <w:delText>Representation</w:delText>
        </w:r>
        <w:r>
          <w:delText xml:space="preserve">), which children should master at the end of </w:delText>
        </w:r>
        <w:r>
          <w:lastRenderedPageBreak/>
          <w:delText>the third year (Callaghan, 1999, 2000). From this, three further conditions were derived that were also employing form or shape as a means for establishing reference but that were less iconic by either reducing the amount of information provided (</w:delText>
        </w:r>
        <w:r>
          <w:rPr>
            <w:i/>
            <w:iCs/>
          </w:rPr>
          <w:delText>Pars Pro Toto</w:delText>
        </w:r>
        <w:r>
          <w:delText>), or the amount of similarity between cue and target (</w:delText>
        </w:r>
        <w:r>
          <w:rPr>
            <w:i/>
            <w:iCs/>
          </w:rPr>
          <w:delText>Simple Form Analogy, Complex Form Analogy</w:delText>
        </w:r>
        <w:r>
          <w:delText xml:space="preserve">). With </w:delText>
        </w:r>
        <w:r>
          <w:rPr>
            <w:i/>
            <w:iCs/>
          </w:rPr>
          <w:delText>Pars Pro Toto</w:delText>
        </w:r>
        <w:r>
          <w:delText xml:space="preserve"> likely being more challenging than </w:delText>
        </w:r>
        <w:r>
          <w:rPr>
            <w:i/>
            <w:iCs/>
          </w:rPr>
          <w:delText>Representation</w:delText>
        </w:r>
        <w:r>
          <w:delText xml:space="preserve"> due to the completion required, and form analogies being relatively abstract, our preregistered hypothesis was that as a group, children will first succeed with </w:delText>
        </w:r>
        <w:r>
          <w:rPr>
            <w:i/>
            <w:iCs/>
          </w:rPr>
          <w:delText>Representation</w:delText>
        </w:r>
        <w:r>
          <w:delText xml:space="preserve">, then </w:delText>
        </w:r>
        <w:r>
          <w:rPr>
            <w:i/>
            <w:iCs/>
          </w:rPr>
          <w:delText>Pars Pro Toto</w:delText>
        </w:r>
        <w:r>
          <w:delText xml:space="preserve">, </w:delText>
        </w:r>
        <w:r>
          <w:rPr>
            <w:i/>
            <w:iCs/>
          </w:rPr>
          <w:delText>Simple Form Analogy</w:delText>
        </w:r>
        <w:r>
          <w:delText xml:space="preserve"> and finally </w:delText>
        </w:r>
        <w:r>
          <w:rPr>
            <w:i/>
            <w:iCs/>
          </w:rPr>
          <w:delText>Complex Form Analogy</w:delText>
        </w:r>
        <w:r>
          <w:delText>.</w:delText>
        </w:r>
      </w:del>
    </w:p>
    <w:p w14:paraId="4B059327" w14:textId="77777777" w:rsidR="005D4CD1" w:rsidRDefault="00000000" w:rsidP="00671125">
      <w:pPr>
        <w:pStyle w:val="berschrift2"/>
        <w:jc w:val="both"/>
        <w:rPr>
          <w:del w:id="143" w:author="Gregor Kachel" w:date="2026-07-14T11:13:00Z" w16du:dateUtc="2026-07-14T09:13:00Z"/>
        </w:rPr>
      </w:pPr>
      <w:del w:id="144" w:author="Gregor Kachel" w:date="2026-07-14T11:13:00Z" w16du:dateUtc="2026-07-14T09:13:00Z">
        <w:r>
          <w:delText>Stimuli</w:delText>
        </w:r>
      </w:del>
    </w:p>
    <w:p w14:paraId="2FEB144A" w14:textId="77777777" w:rsidR="005D4CD1" w:rsidRDefault="00000000" w:rsidP="00671125">
      <w:pPr>
        <w:pStyle w:val="FirstParagraph"/>
        <w:jc w:val="both"/>
        <w:rPr>
          <w:del w:id="145" w:author="Gregor Kachel" w:date="2026-07-14T11:13:00Z" w16du:dateUtc="2026-07-14T09:13:00Z"/>
        </w:rPr>
      </w:pPr>
      <w:del w:id="146" w:author="Gregor Kachel" w:date="2026-07-14T11:13:00Z" w16du:dateUtc="2026-07-14T09:13:00Z">
        <w:r>
          <w:delText xml:space="preserve">To make the four conditions in study 1 as comparable as possible, they are all employing the same target stimuli (cf. figure 2, panels A and B). In addition, the two cues within a trial can be seen as the round and square equivalents of each other. In </w:delText>
        </w:r>
        <w:r>
          <w:rPr>
            <w:i/>
            <w:iCs/>
          </w:rPr>
          <w:delText>Representation,</w:delText>
        </w:r>
        <w:r>
          <w:delText xml:space="preserve"> the graphical cue is an outline drawing of the target. The second condition, </w:delText>
        </w:r>
        <w:r>
          <w:rPr>
            <w:i/>
            <w:iCs/>
          </w:rPr>
          <w:delText>Pars Pro Toto,</w:delText>
        </w:r>
        <w:r>
          <w:delText xml:space="preserve"> refers to the targets by means of a part-whole relationship. This requires children to complete the shapes according to gestalt principles. While this is easiest in the first two items of </w:delText>
        </w:r>
        <w:r>
          <w:rPr>
            <w:i/>
            <w:iCs/>
          </w:rPr>
          <w:delText>Pars pro Toto</w:delText>
        </w:r>
        <w:r>
          <w:delText xml:space="preserve"> due to the canonical shapes (square, circle) it is less obvious with the less canonical shapes albeit they are vertically and horizontally symmetrical on purpose (cf. 2 B, box 2). For comparability, </w:delText>
        </w:r>
        <w:r>
          <w:rPr>
            <w:i/>
            <w:iCs/>
          </w:rPr>
          <w:delText>Pars Pro Toto</w:delText>
        </w:r>
        <w:r>
          <w:delText xml:space="preserve"> uses the same graphical cues as </w:delText>
        </w:r>
        <w:r>
          <w:rPr>
            <w:i/>
            <w:iCs/>
          </w:rPr>
          <w:delText>Representation</w:delText>
        </w:r>
        <w:r>
          <w:delText xml:space="preserve"> but cut in half at a horizontal mid-line. A Stimulus set of an individual trial either uses the top or bottom half, but both variations are counterbalanced across trials. Two further conditions aimed to abstract from the original representational symbol-referent relationship by providing graphical analogies in form. In both </w:delText>
        </w:r>
        <w:r>
          <w:rPr>
            <w:i/>
            <w:iCs/>
          </w:rPr>
          <w:delText>Simple Form Analogy</w:delText>
        </w:r>
        <w:r>
          <w:delText xml:space="preserve"> and </w:delText>
        </w:r>
        <w:r>
          <w:rPr>
            <w:i/>
            <w:iCs/>
          </w:rPr>
          <w:delText>Complex Form Analogy</w:delText>
        </w:r>
        <w:r>
          <w:delText xml:space="preserve"> the cue was an abstract line drawing being more round or rectangular, thereby referring to either the round or rectangular equivalent of the target shapes. As this has not </w:delText>
        </w:r>
        <w:r>
          <w:lastRenderedPageBreak/>
          <w:delText xml:space="preserve">been done before in developmental research, our aim was to provide two versions of form analogies both supporting children’s comprehension in distinct ways. In </w:delText>
        </w:r>
        <w:r>
          <w:rPr>
            <w:i/>
            <w:iCs/>
          </w:rPr>
          <w:delText>Simple Form Analogy</w:delText>
        </w:r>
        <w:r>
          <w:delText xml:space="preserve">, the cues are less dense and therefore simpler to grasp, whereas the more complex versions in </w:delText>
        </w:r>
        <w:r>
          <w:rPr>
            <w:i/>
            <w:iCs/>
          </w:rPr>
          <w:delText>Complex Form Analogy</w:delText>
        </w:r>
        <w:r>
          <w:delText xml:space="preserve"> provide more information. For an overview of all stimuli employed in Study 1, see figure 2 B.</w:delText>
        </w:r>
      </w:del>
    </w:p>
    <w:p w14:paraId="68761B8B" w14:textId="77777777" w:rsidR="005D4CD1" w:rsidRDefault="00000000" w:rsidP="00671125">
      <w:pPr>
        <w:pStyle w:val="berschrift2"/>
        <w:jc w:val="both"/>
        <w:rPr>
          <w:del w:id="147" w:author="Gregor Kachel" w:date="2026-07-14T11:13:00Z" w16du:dateUtc="2026-07-14T09:13:00Z"/>
        </w:rPr>
      </w:pPr>
      <w:del w:id="148" w:author="Gregor Kachel" w:date="2026-07-14T11:13:00Z" w16du:dateUtc="2026-07-14T09:13:00Z">
        <w:r>
          <w:delText>Participants and Sample</w:delText>
        </w:r>
      </w:del>
    </w:p>
    <w:p w14:paraId="160B9A56" w14:textId="77777777" w:rsidR="005D4CD1" w:rsidRDefault="00000000" w:rsidP="00671125">
      <w:pPr>
        <w:pStyle w:val="FirstParagraph"/>
        <w:jc w:val="both"/>
        <w:rPr>
          <w:del w:id="149" w:author="Gregor Kachel" w:date="2026-07-14T11:13:00Z" w16du:dateUtc="2026-07-14T09:13:00Z"/>
        </w:rPr>
      </w:pPr>
      <w:del w:id="150" w:author="Gregor Kachel" w:date="2026-07-14T11:13:00Z" w16du:dateUtc="2026-07-14T09:13:00Z">
        <w:r>
          <w:delText>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of 1688 trials (mean per condition = 422, range: 420 - 424) from 106 participants were submitted for analysis.</w:delText>
        </w:r>
      </w:del>
    </w:p>
    <w:p w14:paraId="6CFB546F" w14:textId="77777777" w:rsidR="00B8759D" w:rsidRDefault="00000000" w:rsidP="00BF4828">
      <w:pPr>
        <w:pStyle w:val="berschrift2"/>
        <w:jc w:val="both"/>
      </w:pPr>
      <w:bookmarkStart w:id="151" w:name="results"/>
      <w:bookmarkEnd w:id="124"/>
      <w:r>
        <w:t>Results</w:t>
      </w:r>
    </w:p>
    <w:p w14:paraId="05FE8716" w14:textId="77777777" w:rsidR="005D4CD1" w:rsidRDefault="00000000" w:rsidP="00671125">
      <w:pPr>
        <w:pStyle w:val="FirstParagraph"/>
        <w:jc w:val="both"/>
        <w:rPr>
          <w:del w:id="152" w:author="Gregor Kachel" w:date="2026-07-14T11:13:00Z" w16du:dateUtc="2026-07-14T09:13:00Z"/>
        </w:rPr>
      </w:pPr>
      <w:del w:id="153" w:author="Gregor Kachel" w:date="2026-07-14T11:13:00Z" w16du:dateUtc="2026-07-14T09:13:00Z">
        <w:r>
          <w:delText xml:space="preserve">Posterior predictive checks (PPC) for both full and null model </w:delText>
        </w:r>
      </w:del>
      <w:ins w:id="154" w:author="Gregor Kachel" w:date="2026-07-14T11:13:00Z" w16du:dateUtc="2026-07-14T09:13:00Z">
        <w:r>
          <w:t xml:space="preserve">Model diagnostics </w:t>
        </w:r>
      </w:ins>
      <w:r>
        <w:t xml:space="preserve">indicated </w:t>
      </w:r>
      <w:ins w:id="155" w:author="Gregor Kachel" w:date="2026-07-14T11:13:00Z" w16du:dateUtc="2026-07-14T09:13:00Z">
        <w:r>
          <w:t xml:space="preserve">convergence, </w:t>
        </w:r>
      </w:ins>
      <w:r>
        <w:t xml:space="preserve">excellent fit </w:t>
      </w:r>
      <w:del w:id="156" w:author="Gregor Kachel" w:date="2026-07-14T11:13:00Z" w16du:dateUtc="2026-07-14T09:13:00Z">
        <w:r>
          <w:delText xml:space="preserve">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w:delText>
        </w:r>
      </w:del>
      <w:ins w:id="157" w:author="Gregor Kachel" w:date="2026-07-14T11:13:00Z" w16du:dateUtc="2026-07-14T09:13:00Z">
        <w:r>
          <w:t xml:space="preserve">and </w:t>
        </w:r>
      </w:ins>
      <w:r>
        <w:t xml:space="preserve">reliable posterior </w:t>
      </w:r>
      <w:del w:id="158" w:author="Gregor Kachel" w:date="2026-07-14T11:13:00Z" w16du:dateUtc="2026-07-14T09:13:00Z">
        <w:r>
          <w:delText>estimations.</w:delText>
        </w:r>
      </w:del>
    </w:p>
    <w:p w14:paraId="00E304BD" w14:textId="77777777" w:rsidR="00B8759D" w:rsidRDefault="00000000" w:rsidP="00BF4828">
      <w:pPr>
        <w:pStyle w:val="FirstParagraph"/>
        <w:jc w:val="both"/>
      </w:pPr>
      <w:del w:id="159" w:author="Gregor Kachel" w:date="2026-07-14T11:13:00Z" w16du:dateUtc="2026-07-14T09:13:00Z">
        <w:r>
          <w:lastRenderedPageBreak/>
          <w:delText>Comparing the models using weights based on the Widely Applicable Information Criterion (</w:delText>
        </w:r>
      </w:del>
      <w:ins w:id="160" w:author="Gregor Kachel" w:date="2026-07-14T11:13:00Z" w16du:dateUtc="2026-07-14T09:13:00Z">
        <w:r>
          <w:t xml:space="preserve">estimates for both full and null model with comparable </w:t>
        </w:r>
      </w:ins>
      <w:r>
        <w:t>WAIC</w:t>
      </w:r>
      <w:del w:id="161" w:author="Gregor Kachel" w:date="2026-07-14T11:13:00Z" w16du:dateUtc="2026-07-14T09:13:00Z">
        <w:r>
          <w:delText>) yielded 74.52% of the model weight for the full model, and 25.48% for the null model. Hence, the full model generally had a higher probability of making accurate predictions. Directly comparing the models’ WAIC via expected log predictive density (</w:delText>
        </w:r>
      </w:del>
      <w:ins w:id="162" w:author="Gregor Kachel" w:date="2026-07-14T11:13:00Z" w16du:dateUtc="2026-07-14T09:13:00Z">
        <w:r>
          <w:t xml:space="preserve"> and </w:t>
        </w:r>
      </w:ins>
      <w:r>
        <w:t>ELPD</w:t>
      </w:r>
      <w:del w:id="163" w:author="Gregor Kachel" w:date="2026-07-14T11:13:00Z" w16du:dateUtc="2026-07-14T09:13:00Z">
        <w:r>
          <w:delText>)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w:delText>
        </w:r>
      </w:del>
      <w:r>
        <w:t xml:space="preserve"> results</w:t>
      </w:r>
      <w:del w:id="164" w:author="Gregor Kachel" w:date="2026-07-14T11:13:00Z" w16du:dateUtc="2026-07-14T09:13:00Z">
        <w:r>
          <w:delText xml:space="preserve">. In </w:delText>
        </w:r>
      </w:del>
      <w:ins w:id="165" w:author="Gregor Kachel" w:date="2026-07-14T11:13:00Z" w16du:dateUtc="2026-07-14T09:13:00Z">
        <w:r>
          <w:t xml:space="preserve"> (see supplements for detailed results). In the </w:t>
        </w:r>
      </w:ins>
      <w:r>
        <w:t xml:space="preserve">absence of </w:t>
      </w:r>
      <w:del w:id="166" w:author="Gregor Kachel" w:date="2026-07-14T11:13:00Z" w16du:dateUtc="2026-07-14T09:13:00Z">
        <w:r>
          <w:delText>conclusive evidence for either model, we report the</w:delText>
        </w:r>
      </w:del>
      <w:ins w:id="167" w:author="Gregor Kachel" w:date="2026-07-14T11:13:00Z" w16du:dateUtc="2026-07-14T09:13:00Z">
        <w:r>
          <w:t>substantial differences,</w:t>
        </w:r>
      </w:ins>
      <w:r>
        <w:t xml:space="preserve"> results </w:t>
      </w:r>
      <w:del w:id="168" w:author="Gregor Kachel" w:date="2026-07-14T11:13:00Z" w16du:dateUtc="2026-07-14T09:13:00Z">
        <w:r>
          <w:delText>for</w:delText>
        </w:r>
      </w:del>
      <w:ins w:id="169" w:author="Gregor Kachel" w:date="2026-07-14T11:13:00Z" w16du:dateUtc="2026-07-14T09:13:00Z">
        <w:r>
          <w:t>from</w:t>
        </w:r>
      </w:ins>
      <w:r>
        <w:t xml:space="preserve"> the full model</w:t>
      </w:r>
      <w:ins w:id="170" w:author="Gregor Kachel" w:date="2026-07-14T11:13:00Z" w16du:dateUtc="2026-07-14T09:13:00Z">
        <w:r>
          <w:t xml:space="preserve"> are reported below</w:t>
        </w:r>
      </w:ins>
      <w:r>
        <w:t xml:space="preserve"> in line with the preregistration. 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r>
        <w:rPr>
          <w:i/>
          <w:iCs/>
        </w:rPr>
        <w:t>Representation</w:t>
      </w:r>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Here, the interaction with age was positive and just above zero (</w:t>
      </w:r>
      <m:oMath>
        <m:r>
          <w:rPr>
            <w:rFonts w:ascii="Cambria Math" w:hAnsi="Cambria Math"/>
          </w:rPr>
          <m:t>β</m:t>
        </m:r>
      </m:oMath>
      <w:r>
        <w:t xml:space="preserve"> = 0.30, 95% CrI [-0.05, 0.67]), suggesting that performance increased more steeply across the age range than in the </w:t>
      </w:r>
      <w:r>
        <w:rPr>
          <w:i/>
          <w:iCs/>
        </w:rPr>
        <w:t>Representation</w:t>
      </w:r>
      <w:r>
        <w:t xml:space="preserve"> condition</w:t>
      </w:r>
      <w:r>
        <w:rPr>
          <w:i/>
          <w:iCs/>
        </w:rPr>
        <w:t>.</w:t>
      </w:r>
      <w:r>
        <w:t xml:space="preserve"> Generally, participants’ 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study 1 and </w:t>
      </w:r>
      <w:ins w:id="171" w:author="Gregor Kachel" w:date="2026-07-14T11:13:00Z" w16du:dateUtc="2026-07-14T09:13:00Z">
        <w:r>
          <w:t xml:space="preserve">estimates for </w:t>
        </w:r>
      </w:ins>
      <w:r>
        <w:t xml:space="preserve">the </w:t>
      </w:r>
      <w:del w:id="172" w:author="Gregor Kachel" w:date="2026-07-14T11:13:00Z" w16du:dateUtc="2026-07-14T09:13:00Z">
        <w:r>
          <w:delText xml:space="preserve">respective </w:delText>
        </w:r>
      </w:del>
      <w:r>
        <w:t xml:space="preserve">ages of success, see figure </w:t>
      </w:r>
      <w:del w:id="173" w:author="Gregor Kachel" w:date="2026-07-14T11:13:00Z" w16du:dateUtc="2026-07-14T09:13:00Z">
        <w:r>
          <w:delText>2</w:delText>
        </w:r>
      </w:del>
      <w:ins w:id="174" w:author="Gregor Kachel" w:date="2026-07-14T11:13:00Z" w16du:dateUtc="2026-07-14T09:13:00Z">
        <w:r>
          <w:t>3</w:t>
        </w:r>
      </w:ins>
      <w:r>
        <w:t>.</w:t>
      </w:r>
    </w:p>
    <w:p w14:paraId="2039750B" w14:textId="77777777" w:rsidR="00B8759D" w:rsidRDefault="00000000" w:rsidP="00BF4828">
      <w:pPr>
        <w:pStyle w:val="CaptionedFigure"/>
        <w:framePr w:wrap="notBeside"/>
        <w:jc w:val="both"/>
        <w:rPr>
          <w:ins w:id="175" w:author="Gregor Kachel" w:date="2026-07-14T11:13:00Z" w16du:dateUtc="2026-07-14T09:13:00Z"/>
        </w:rPr>
      </w:pPr>
      <w:ins w:id="176" w:author="Gregor Kachel" w:date="2026-07-14T11:13:00Z" w16du:dateUtc="2026-07-14T09:13:00Z">
        <w:r>
          <w:rPr>
            <w:noProof/>
          </w:rPr>
          <w:lastRenderedPageBreak/>
          <w:drawing>
            <wp:inline distT="0" distB="0" distL="0" distR="0" wp14:anchorId="6A6E9373" wp14:editId="2F1B89E1">
              <wp:extent cx="5670550" cy="2046297"/>
              <wp:effectExtent l="0" t="0" r="0" b="0"/>
              <wp:docPr id="36" name="Picture" descr="Figure 3: Developmental Trajectories for Study 1.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 xmlns:a="http://schemas.openxmlformats.org/drawingml/2006/main">
                <a:graphicData uri="http://schemas.openxmlformats.org/drawingml/2006/picture">
                  <pic:pic xmlns:pic="http://schemas.openxmlformats.org/drawingml/2006/picture">
                    <pic:nvPicPr>
                      <pic:cNvPr id="37" name="Picture" descr="symlit_rep_manuscript_revision_2_files/dd81a1758d60bd5324ba305112a2e4f3fdbe8b7e.png"/>
                      <pic:cNvPicPr>
                        <a:picLocks noChangeAspect="1" noChangeArrowheads="1"/>
                      </pic:cNvPicPr>
                    </pic:nvPicPr>
                    <pic:blipFill>
                      <a:blip r:embed="rId11"/>
                      <a:stretch>
                        <a:fillRect/>
                      </a:stretch>
                    </pic:blipFill>
                    <pic:spPr bwMode="auto">
                      <a:xfrm>
                        <a:off x="0" y="0"/>
                        <a:ext cx="5670550" cy="2046297"/>
                      </a:xfrm>
                      <a:prstGeom prst="rect">
                        <a:avLst/>
                      </a:prstGeom>
                      <a:noFill/>
                      <a:ln w="9525">
                        <a:noFill/>
                        <a:headEnd/>
                        <a:tailEnd/>
                      </a:ln>
                    </pic:spPr>
                  </pic:pic>
                </a:graphicData>
              </a:graphic>
            </wp:inline>
          </w:drawing>
        </w:r>
      </w:ins>
    </w:p>
    <w:p w14:paraId="574BEB2E" w14:textId="77777777" w:rsidR="00B8759D" w:rsidRDefault="00000000" w:rsidP="00BF4828">
      <w:pPr>
        <w:pStyle w:val="ImageCaption"/>
        <w:jc w:val="both"/>
      </w:pPr>
      <w:bookmarkStart w:id="177" w:name="fig:plot-study1"/>
      <w:bookmarkEnd w:id="177"/>
      <w:r>
        <w:rPr>
          <w:i/>
          <w:iCs/>
        </w:rPr>
        <w:t>Figure</w:t>
      </w:r>
      <w:r>
        <w:t xml:space="preserve"> </w:t>
      </w:r>
      <w:del w:id="178" w:author="Gregor Kachel" w:date="2026-07-14T11:13:00Z" w16du:dateUtc="2026-07-14T09:13:00Z">
        <w:r>
          <w:delText xml:space="preserve">2. </w:delText>
        </w:r>
        <w:r>
          <w:rPr>
            <w:i/>
            <w:iCs/>
          </w:rPr>
          <w:delText>Stimuli and</w:delText>
        </w:r>
      </w:del>
      <w:ins w:id="179" w:author="Gregor Kachel" w:date="2026-07-14T11:13:00Z" w16du:dateUtc="2026-07-14T09:13:00Z">
        <w:r>
          <w:t>3.</w:t>
        </w:r>
      </w:ins>
      <w:r>
        <w:t xml:space="preserve"> </w:t>
      </w:r>
      <w:r>
        <w:rPr>
          <w:i/>
          <w:iCs/>
        </w:rPr>
        <w:t>Developmental Trajectories for Study 1.</w:t>
      </w:r>
      <w:r>
        <w:t xml:space="preserve"> </w:t>
      </w:r>
      <w:del w:id="180" w:author="Gregor Kachel" w:date="2026-07-14T11:13:00Z" w16du:dateUtc="2026-07-14T09:13:00Z">
        <w:r>
          <w:delText>Panels illustrate (A) an example stimulus combination (distractor, cue, target), (B) all items of the respective conditions and (C) results.</w:delText>
        </w:r>
      </w:del>
      <w:ins w:id="181" w:author="Gregor Kachel" w:date="2026-07-14T11:13:00Z" w16du:dateUtc="2026-07-14T09:13:00Z">
        <w:r>
          <w:t>Transparent dots represent individual means for participants.</w:t>
        </w:r>
      </w:ins>
      <w:r>
        <w:t xml:space="preserve"> </w:t>
      </w:r>
      <w:proofErr w:type="spellStart"/>
      <w:r>
        <w:t>Coloured</w:t>
      </w:r>
      <w:proofErr w:type="spellEnd"/>
      <w:r>
        <w:t xml:space="preserve"> lines indicate smoothed mean performance by age. Shaded areas represent 95% </w:t>
      </w:r>
      <w:del w:id="182" w:author="Gregor Kachel" w:date="2026-07-14T11:13:00Z" w16du:dateUtc="2026-07-14T09:13:00Z">
        <w:r>
          <w:delText>CIs</w:delText>
        </w:r>
      </w:del>
      <w:proofErr w:type="spellStart"/>
      <w:ins w:id="183" w:author="Gregor Kachel" w:date="2026-07-14T11:13:00Z" w16du:dateUtc="2026-07-14T09:13:00Z">
        <w:r>
          <w:t>CrIs</w:t>
        </w:r>
      </w:ins>
      <w:proofErr w:type="spellEnd"/>
      <w:r>
        <w:t>. The dashed line demarcates chance level</w:t>
      </w:r>
      <w:del w:id="184" w:author="Gregor Kachel" w:date="2026-07-14T11:13:00Z" w16du:dateUtc="2026-07-14T09:13:00Z">
        <w:r>
          <w:delText xml:space="preserve"> and the dots represent individual means.</w:delText>
        </w:r>
      </w:del>
      <w:ins w:id="185" w:author="Gregor Kachel" w:date="2026-07-14T11:13:00Z" w16du:dateUtc="2026-07-14T09:13:00Z">
        <w:r>
          <w:t>.</w:t>
        </w:r>
      </w:ins>
      <w:r>
        <w:t xml:space="preserve"> The colored dots and </w:t>
      </w:r>
      <w:del w:id="186" w:author="Gregor Kachel" w:date="2026-07-14T11:13:00Z" w16du:dateUtc="2026-07-14T09:13:00Z">
        <w:r>
          <w:delText>annotation</w:delText>
        </w:r>
      </w:del>
      <w:ins w:id="187" w:author="Gregor Kachel" w:date="2026-07-14T11:13:00Z" w16du:dateUtc="2026-07-14T09:13:00Z">
        <w:r>
          <w:t>annotations</w:t>
        </w:r>
      </w:ins>
      <w:r>
        <w:t xml:space="preserve"> indicate when children’s performance exceeds chance level.</w:t>
      </w:r>
      <w:ins w:id="188" w:author="Gregor Kachel" w:date="2026-07-14T11:13:00Z" w16du:dateUtc="2026-07-14T09:13:00Z">
        <w:r>
          <w:t xml:space="preserve"> Overlays provide example stimuli for each condition.</w:t>
        </w:r>
      </w:ins>
    </w:p>
    <w:p w14:paraId="168A344B" w14:textId="77777777" w:rsidR="00B8759D" w:rsidRDefault="00000000" w:rsidP="00BF4828">
      <w:pPr>
        <w:pStyle w:val="Textkrper"/>
        <w:jc w:val="both"/>
        <w:rPr>
          <w:ins w:id="189" w:author="Gregor Kachel" w:date="2026-07-14T11:13:00Z" w16du:dateUtc="2026-07-14T09:13:00Z"/>
        </w:rPr>
      </w:pPr>
      <w:ins w:id="190" w:author="Gregor Kachel" w:date="2026-07-14T11:13:00Z" w16du:dateUtc="2026-07-14T09:13:00Z">
        <w:r>
          <w:rPr>
            <w:b/>
            <w:bCs/>
          </w:rPr>
          <w:t>ALT-TEXT FIGURE 3</w:t>
        </w:r>
        <w:r>
          <w:t xml:space="preserve"> </w:t>
        </w:r>
        <w:r>
          <w:rPr>
            <w:i/>
            <w:iCs/>
          </w:rPr>
          <w:t>A panel of illustrations providing results and example stimuli for all four experimental conditions in study 1. Smoothed lines show developmental trajectories as the proportion of correct choices against children’s ages.</w:t>
        </w:r>
      </w:ins>
    </w:p>
    <w:p w14:paraId="4F04E4AE" w14:textId="77777777" w:rsidR="00B8759D" w:rsidRDefault="00000000" w:rsidP="00BF4828">
      <w:pPr>
        <w:pStyle w:val="berschrift2"/>
        <w:jc w:val="both"/>
      </w:pPr>
      <w:bookmarkStart w:id="191" w:name="discussion"/>
      <w:bookmarkEnd w:id="151"/>
      <w:r>
        <w:t>Discussion</w:t>
      </w:r>
    </w:p>
    <w:p w14:paraId="09C5D356" w14:textId="77777777" w:rsidR="00B8759D" w:rsidRDefault="00000000" w:rsidP="00BF4828">
      <w:pPr>
        <w:pStyle w:val="FirstParagraph"/>
        <w:jc w:val="bot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(Callaghan, 1999, 2000; DeLoache &amp; Marzolf, 1992). This result establishes </w:t>
      </w:r>
      <w:r>
        <w:lastRenderedPageBreak/>
        <w:t>that the task design and setup are sufficiently clear even for the youngest children in the sample</w:t>
      </w:r>
      <w:del w:id="192" w:author="Gregor Kachel" w:date="2026-07-14T11:13:00Z" w16du:dateUtc="2026-07-14T09:13:00Z">
        <w:r>
          <w:delText>.</w:delText>
        </w:r>
      </w:del>
      <w:ins w:id="193" w:author="Gregor Kachel" w:date="2026-07-14T11:13:00Z" w16du:dateUtc="2026-07-14T09:13:00Z">
        <w:r>
          <w:t xml:space="preserve">: they follow the game of hide and seek, make the pragmatic inference that their partner is intent on helping them with a graphic cue, and can match cue and target according to the most basic symbol-referent relationship, namely an iconic representation. As the pragmatics of the task are identical across conditions, delayed success with other stimuli is unlikely to be due to pragmatic inference but rather an inability to grasp the symbol-referent-relationship in question. When providing less information as in </w:t>
        </w:r>
        <w:r>
          <w:rPr>
            <w:i/>
            <w:iCs/>
          </w:rPr>
          <w:t>Pars Pro Toto,</w:t>
        </w:r>
      </w:ins>
      <w:r>
        <w:t xml:space="preserve"> children succeed </w:t>
      </w:r>
      <w:del w:id="194" w:author="Gregor Kachel" w:date="2026-07-14T11:13:00Z" w16du:dateUtc="2026-07-14T09:13:00Z">
        <w:r>
          <w:delText xml:space="preserve">only </w:delText>
        </w:r>
      </w:del>
      <w:r>
        <w:t xml:space="preserve">at </w:t>
      </w:r>
      <w:ins w:id="195" w:author="Gregor Kachel" w:date="2026-07-14T11:13:00Z" w16du:dateUtc="2026-07-14T09:13:00Z">
        <w:r>
          <w:t xml:space="preserve">about </w:t>
        </w:r>
      </w:ins>
      <w:r>
        <w:t>38 months</w:t>
      </w:r>
      <w:del w:id="196" w:author="Gregor Kachel" w:date="2026-07-14T11:13:00Z" w16du:dateUtc="2026-07-14T09:13:00Z">
        <w:r>
          <w:delText xml:space="preserve"> in </w:delText>
        </w:r>
        <w:r>
          <w:rPr>
            <w:i/>
            <w:iCs/>
          </w:rPr>
          <w:delText>Pars Pro Toto</w:delText>
        </w:r>
        <w:r>
          <w:delText>.</w:delText>
        </w:r>
      </w:del>
      <w:ins w:id="197" w:author="Gregor Kachel" w:date="2026-07-14T11:13:00Z" w16du:dateUtc="2026-07-14T09:13:00Z">
        <w:r>
          <w:t>.</w:t>
        </w:r>
      </w:ins>
      <w:r>
        <w:t xml:space="preserve"> The interaction with age shows that performance improves more quickly </w:t>
      </w:r>
      <w:del w:id="198" w:author="Gregor Kachel" w:date="2026-07-14T11:13:00Z" w16du:dateUtc="2026-07-14T09:13:00Z">
        <w:r>
          <w:delText>with age and that the area covered by the upper and lower CrI bounds shrinks considerably across the age range</w:delText>
        </w:r>
      </w:del>
      <w:ins w:id="199" w:author="Gregor Kachel" w:date="2026-07-14T11:13:00Z" w16du:dateUtc="2026-07-14T09:13:00Z">
        <w:r>
          <w:t>over time</w:t>
        </w:r>
      </w:ins>
      <w:r>
        <w:t xml:space="preserve">. In the more abstract conditions </w:t>
      </w:r>
      <w:r>
        <w:rPr>
          <w:i/>
          <w:iCs/>
        </w:rPr>
        <w:t>Simple Form Analogy</w:t>
      </w:r>
      <w:r>
        <w:t xml:space="preserve"> and </w:t>
      </w:r>
      <w:r>
        <w:rPr>
          <w:i/>
          <w:iCs/>
        </w:rPr>
        <w:t>Complex Form Analogy</w:t>
      </w:r>
      <w:r>
        <w:t xml:space="preserve">, preschoolers meet criterion at </w:t>
      </w:r>
      <w:ins w:id="200" w:author="Gregor Kachel" w:date="2026-07-14T11:13:00Z" w16du:dateUtc="2026-07-14T09:13:00Z">
        <w:r>
          <w:t xml:space="preserve">approximately </w:t>
        </w:r>
      </w:ins>
      <w:r>
        <w:t>47 and 50 months respectively. While both are still based in iconicity, in so far as their interpretation involves a sense of resemblance with regard to their shape (Winter</w:t>
      </w:r>
      <w:del w:id="201" w:author="Gregor Kachel" w:date="2026-07-14T11:13:00Z" w16du:dateUtc="2026-07-14T09:13:00Z">
        <w:r>
          <w:delText>, Woodin, &amp; Perlman,</w:delText>
        </w:r>
      </w:del>
      <w:ins w:id="202" w:author="Gregor Kachel" w:date="2026-07-14T11:13:00Z" w16du:dateUtc="2026-07-14T09:13:00Z">
        <w:r>
          <w:t xml:space="preserve"> et al.,</w:t>
        </w:r>
      </w:ins>
      <w:r>
        <w:t xml:space="preserve"> 2026), they are </w:t>
      </w:r>
      <w:del w:id="203" w:author="Gregor Kachel" w:date="2026-07-14T11:13:00Z" w16du:dateUtc="2026-07-14T09:13:00Z">
        <w:r>
          <w:delText>conceptually</w:delText>
        </w:r>
      </w:del>
      <w:ins w:id="204" w:author="Gregor Kachel" w:date="2026-07-14T11:13:00Z" w16du:dateUtc="2026-07-14T09:13:00Z">
        <w:r>
          <w:t>quite abstract and</w:t>
        </w:r>
      </w:ins>
      <w:r>
        <w:t xml:space="preserve"> demanding</w:t>
      </w:r>
      <w:del w:id="205" w:author="Gregor Kachel" w:date="2026-07-14T11:13:00Z" w16du:dateUtc="2026-07-14T09:13:00Z">
        <w:r>
          <w:delText xml:space="preserve"> at the same time</w:delText>
        </w:r>
      </w:del>
      <w:r>
        <w:t xml:space="preserve">. With regard to the influence of surface features, group level success occurs slightly earlier with the reduced cues employed in </w:t>
      </w:r>
      <w:r>
        <w:rPr>
          <w:i/>
          <w:iCs/>
        </w:rPr>
        <w:t>Simple Form Analogy</w:t>
      </w:r>
      <w:r>
        <w:t xml:space="preserve"> (Richland, Morrison, &amp; Holyoak, 2006). </w:t>
      </w:r>
      <w:ins w:id="206" w:author="Gregor Kachel" w:date="2026-07-14T11:13:00Z" w16du:dateUtc="2026-07-14T09:13:00Z">
        <w:r>
          <w:t xml:space="preserve">As such, these findings provide estimates for developmental windows when mastery of these symbol-referent-relationships is likely to occur: around the third birthday for the highly iconic conditions and around the fourth birthday for analogies in form. </w:t>
        </w:r>
      </w:ins>
      <w:r>
        <w:t xml:space="preserve">Finally, the results are perfectly in line with the hypothesized developmental 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054941D8" w14:textId="77777777" w:rsidR="00B8759D" w:rsidRDefault="00000000">
      <w:pPr>
        <w:pStyle w:val="berschrift1"/>
      </w:pPr>
      <w:bookmarkStart w:id="207" w:name="study-2"/>
      <w:bookmarkEnd w:id="68"/>
      <w:bookmarkEnd w:id="191"/>
      <w:r>
        <w:lastRenderedPageBreak/>
        <w:t>Study 2</w:t>
      </w:r>
    </w:p>
    <w:p w14:paraId="666FA667" w14:textId="77777777" w:rsidR="00B8759D" w:rsidRDefault="00000000" w:rsidP="00BF4828">
      <w:pPr>
        <w:pStyle w:val="FirstParagraph"/>
        <w:jc w:val="both"/>
      </w:pPr>
      <w:del w:id="208" w:author="Gregor Kachel" w:date="2026-07-14T11:13:00Z" w16du:dateUtc="2026-07-14T09:13:00Z">
        <w:r>
          <w:delText xml:space="preserve">The conditions in </w:delText>
        </w:r>
      </w:del>
      <w:r>
        <w:t xml:space="preserve">Study 2 </w:t>
      </w:r>
      <w:del w:id="209" w:author="Gregor Kachel" w:date="2026-07-14T11:13:00Z" w16du:dateUtc="2026-07-14T09:13:00Z">
        <w:r>
          <w:delText>continue</w:delText>
        </w:r>
      </w:del>
      <w:ins w:id="210" w:author="Gregor Kachel" w:date="2026-07-14T11:13:00Z" w16du:dateUtc="2026-07-14T09:13:00Z">
        <w:r>
          <w:t>continues</w:t>
        </w:r>
      </w:ins>
      <w:r>
        <w:t xml:space="preserve"> to </w:t>
      </w:r>
      <w:del w:id="211" w:author="Gregor Kachel" w:date="2026-07-14T11:13:00Z" w16du:dateUtc="2026-07-14T09:13:00Z">
        <w:r>
          <w:delText xml:space="preserve">abstract from a representational </w:delText>
        </w:r>
      </w:del>
      <w:ins w:id="212" w:author="Gregor Kachel" w:date="2026-07-14T11:13:00Z" w16du:dateUtc="2026-07-14T09:13:00Z">
        <w:r>
          <w:t xml:space="preserve">trace the development of symbolic competencies across the preschool-years while reducing iconicity in the </w:t>
        </w:r>
      </w:ins>
      <w:r>
        <w:t>symbol-referent</w:t>
      </w:r>
      <w:del w:id="213" w:author="Gregor Kachel" w:date="2026-07-14T11:13:00Z" w16du:dateUtc="2026-07-14T09:13:00Z">
        <w:r>
          <w:delText xml:space="preserve"> relationship by using</w:delText>
        </w:r>
      </w:del>
      <w:ins w:id="214" w:author="Gregor Kachel" w:date="2026-07-14T11:13:00Z" w16du:dateUtc="2026-07-14T09:13:00Z">
        <w:r>
          <w:t>-relationships. Here, the experimental conditions employ</w:t>
        </w:r>
      </w:ins>
      <w:r>
        <w:t xml:space="preserve"> different shapes for both cue and target stimuli</w:t>
      </w:r>
      <w:del w:id="215" w:author="Gregor Kachel" w:date="2026-07-14T11:13:00Z" w16du:dateUtc="2026-07-14T09:13:00Z">
        <w:r>
          <w:delText>. The conditions here,</w:delText>
        </w:r>
      </w:del>
      <w:ins w:id="216" w:author="Gregor Kachel" w:date="2026-07-14T11:13:00Z" w16du:dateUtc="2026-07-14T09:13:00Z">
        <w:r>
          <w:t xml:space="preserve"> but</w:t>
        </w:r>
      </w:ins>
      <w:r>
        <w:t xml:space="preserve"> draw on gestalt-principles like figure-ground-relationship, continuity and parallelism</w:t>
      </w:r>
      <w:del w:id="217" w:author="Gregor Kachel" w:date="2026-07-14T11:13:00Z" w16du:dateUtc="2026-07-14T09:13:00Z">
        <w:r>
          <w:delText>. The symbol-referent-relationship</w:delText>
        </w:r>
      </w:del>
      <w:ins w:id="218" w:author="Gregor Kachel" w:date="2026-07-14T11:13:00Z" w16du:dateUtc="2026-07-14T09:13:00Z">
        <w:r>
          <w:t xml:space="preserve"> to establish reference.</w:t>
        </w:r>
      </w:ins>
      <w:r>
        <w:t xml:space="preserve"> In </w:t>
      </w:r>
      <w:r>
        <w:rPr>
          <w:i/>
          <w:iCs/>
        </w:rPr>
        <w:t>Absolute Position</w:t>
      </w:r>
      <w:del w:id="219" w:author="Gregor Kachel" w:date="2026-07-14T11:13:00Z" w16du:dateUtc="2026-07-14T09:13:00Z">
        <w:r>
          <w:delText xml:space="preserve"> is established by the respective</w:delText>
        </w:r>
      </w:del>
      <w:ins w:id="220" w:author="Gregor Kachel" w:date="2026-07-14T11:13:00Z" w16du:dateUtc="2026-07-14T09:13:00Z">
        <w:r>
          <w:t>,</w:t>
        </w:r>
      </w:ins>
      <w:r>
        <w:t xml:space="preserve"> cue and target </w:t>
      </w:r>
      <w:del w:id="221" w:author="Gregor Kachel" w:date="2026-07-14T11:13:00Z" w16du:dateUtc="2026-07-14T09:13:00Z">
        <w:r>
          <w:delText>sharing</w:delText>
        </w:r>
      </w:del>
      <w:ins w:id="222" w:author="Gregor Kachel" w:date="2026-07-14T11:13:00Z" w16du:dateUtc="2026-07-14T09:13:00Z">
        <w:r>
          <w:t>share</w:t>
        </w:r>
      </w:ins>
      <w:r>
        <w:t xml:space="preserve"> the same position with regard to the </w:t>
      </w:r>
      <w:del w:id="223" w:author="Gregor Kachel" w:date="2026-07-14T11:13:00Z" w16du:dateUtc="2026-07-14T09:13:00Z">
        <w:r>
          <w:delText xml:space="preserve">reference </w:delText>
        </w:r>
      </w:del>
      <w:r>
        <w:t xml:space="preserve">frame they occur in. In </w:t>
      </w:r>
      <w:r>
        <w:rPr>
          <w:i/>
          <w:iCs/>
        </w:rPr>
        <w:t>Relative Position</w:t>
      </w:r>
      <w:r>
        <w:t xml:space="preserve"> cue and 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Because processing whole objects is generally less demanding than isolating constituent features, and because the position conditions require coordinating relations between objects or reference frames (Gentner &amp; Hoyos, 2017; Halford, Wilson, &amp; Phillips, 1998; </w:t>
      </w:r>
      <w:proofErr w:type="spellStart"/>
      <w:r>
        <w:t>Rattermann</w:t>
      </w:r>
      <w:proofErr w:type="spellEnd"/>
      <w:r>
        <w:t xml:space="preserve"> &amp; Gentner, 1998; Richland et al., 2006), our preregistered hypothesis predicted </w:t>
      </w:r>
      <w:del w:id="224" w:author="Gregor Kachel" w:date="2026-07-14T11:13:00Z" w16du:dateUtc="2026-07-14T09:13:00Z">
        <w:r>
          <w:delText>a developmental hierarchy</w:delText>
        </w:r>
      </w:del>
      <w:ins w:id="225" w:author="Gregor Kachel" w:date="2026-07-14T11:13:00Z" w16du:dateUtc="2026-07-14T09:13:00Z">
        <w:r>
          <w:t>that children will succeed earlier</w:t>
        </w:r>
      </w:ins>
      <w:r>
        <w:t xml:space="preserve"> with </w:t>
      </w:r>
      <w:del w:id="226" w:author="Gregor Kachel" w:date="2026-07-14T11:13:00Z" w16du:dateUtc="2026-07-14T09:13:00Z">
        <w:r>
          <w:delText xml:space="preserve">success first in </w:delText>
        </w:r>
      </w:del>
      <w:r>
        <w:rPr>
          <w:i/>
          <w:iCs/>
        </w:rPr>
        <w:t>Orientation of Object</w:t>
      </w:r>
      <w:del w:id="227" w:author="Gregor Kachel" w:date="2026-07-14T11:13:00Z" w16du:dateUtc="2026-07-14T09:13:00Z">
        <w:r>
          <w:delText>, followed by</w:delText>
        </w:r>
      </w:del>
      <w:ins w:id="228" w:author="Gregor Kachel" w:date="2026-07-14T11:13:00Z" w16du:dateUtc="2026-07-14T09:13:00Z">
        <w:r>
          <w:t xml:space="preserve"> than</w:t>
        </w:r>
      </w:ins>
      <w:r>
        <w:t xml:space="preserve"> </w:t>
      </w:r>
      <w:r>
        <w:rPr>
          <w:i/>
          <w:iCs/>
        </w:rPr>
        <w:t>Orientation of Feature</w:t>
      </w:r>
      <w:r>
        <w:t xml:space="preserve">, </w:t>
      </w:r>
      <w:ins w:id="229" w:author="Gregor Kachel" w:date="2026-07-14T11:13:00Z" w16du:dateUtc="2026-07-14T09:13:00Z">
        <w:r>
          <w:t xml:space="preserve">and earlier with </w:t>
        </w:r>
      </w:ins>
      <w:r>
        <w:rPr>
          <w:i/>
          <w:iCs/>
        </w:rPr>
        <w:t>Absolute Position</w:t>
      </w:r>
      <w:del w:id="230" w:author="Gregor Kachel" w:date="2026-07-14T11:13:00Z" w16du:dateUtc="2026-07-14T09:13:00Z">
        <w:r>
          <w:delText>, and finally</w:delText>
        </w:r>
      </w:del>
      <w:ins w:id="231" w:author="Gregor Kachel" w:date="2026-07-14T11:13:00Z" w16du:dateUtc="2026-07-14T09:13:00Z">
        <w:r>
          <w:t xml:space="preserve"> than with</w:t>
        </w:r>
      </w:ins>
      <w:r>
        <w:t xml:space="preserve"> </w:t>
      </w:r>
      <w:r>
        <w:rPr>
          <w:i/>
          <w:iCs/>
        </w:rPr>
        <w:t>Relative Position</w:t>
      </w:r>
      <w:ins w:id="232" w:author="Gregor Kachel" w:date="2026-07-14T11:13:00Z" w16du:dateUtc="2026-07-14T09:13:00Z">
        <w:r>
          <w:rPr>
            <w:i/>
            <w:iCs/>
          </w:rPr>
          <w:t>.</w:t>
        </w:r>
        <w:r>
          <w:t xml:space="preserve"> The study was preregistered online prior to data collection (please see </w:t>
        </w:r>
      </w:ins>
      <w:hyperlink r:id="rId12">
        <w:r w:rsidR="00B8759D">
          <w:rPr>
            <w:rStyle w:val="Hyperlink"/>
          </w:rPr>
          <w:t>Preregistration Study 2</w:t>
        </w:r>
      </w:hyperlink>
      <w:ins w:id="233" w:author="Gregor Kachel" w:date="2026-07-14T11:13:00Z" w16du:dateUtc="2026-07-14T09:13:00Z">
        <w:r>
          <w:t>:</w:t>
        </w:r>
      </w:ins>
      <w:hyperlink r:id="rId13">
        <w:r w:rsidR="00B8759D">
          <w:rPr>
            <w:rStyle w:val="Hyperlink"/>
          </w:rPr>
          <w:t>https://aspredicted.org/L2H_XC7</w:t>
        </w:r>
      </w:hyperlink>
      <w:ins w:id="234" w:author="Gregor Kachel" w:date="2026-07-14T11:13:00Z" w16du:dateUtc="2026-07-14T09:13:00Z">
        <w:r>
          <w:t>). Except for stimuli and sample, the methods were identical to study 1</w:t>
        </w:r>
      </w:ins>
      <w:r>
        <w:t>.</w:t>
      </w:r>
    </w:p>
    <w:p w14:paraId="644F9A54" w14:textId="77777777" w:rsidR="00B8759D" w:rsidRDefault="00000000" w:rsidP="00BF4828">
      <w:pPr>
        <w:pStyle w:val="berschrift2"/>
        <w:jc w:val="both"/>
        <w:rPr>
          <w:ins w:id="235" w:author="Gregor Kachel" w:date="2026-07-14T11:13:00Z" w16du:dateUtc="2026-07-14T09:13:00Z"/>
        </w:rPr>
      </w:pPr>
      <w:bookmarkStart w:id="236" w:name="participants-and-sample-1"/>
      <w:ins w:id="237" w:author="Gregor Kachel" w:date="2026-07-14T11:13:00Z" w16du:dateUtc="2026-07-14T09:13:00Z">
        <w:r>
          <w:lastRenderedPageBreak/>
          <w:t>Participants and Sample</w:t>
        </w:r>
      </w:ins>
    </w:p>
    <w:p w14:paraId="5CE06B58" w14:textId="77777777" w:rsidR="00B8759D" w:rsidRDefault="00000000" w:rsidP="00BF4828">
      <w:pPr>
        <w:pStyle w:val="FirstParagraph"/>
        <w:jc w:val="both"/>
        <w:rPr>
          <w:ins w:id="238" w:author="Gregor Kachel" w:date="2026-07-14T11:13:00Z" w16du:dateUtc="2026-07-14T09:13:00Z"/>
        </w:rPr>
      </w:pPr>
      <w:ins w:id="239" w:author="Gregor Kachel" w:date="2026-07-14T11:13:00Z" w16du:dateUtc="2026-07-14T09:13:00Z">
        <w:r>
          <w:t>A total of 99 three- to seven-year-old children (M = 60.04 months, SD = 13.69 months, range 36 - 83 months; 49 female) participated. None of these children participated in study 1. In addition, a total of 13 children (6 female) were tested but excluded from analysis for failing familiarization (N = 9), being fussy (N = 1), not being fluent enough in German to follow the instructions (N = 1), or due to technical issues (N = 2). A total of 1561 trials (mean per condition = 390.25, range: 388 - 393) from 99 participants were submitted for analysis.</w:t>
        </w:r>
      </w:ins>
    </w:p>
    <w:p w14:paraId="2882FF37" w14:textId="77777777" w:rsidR="00B8759D" w:rsidRDefault="00000000" w:rsidP="00BF4828">
      <w:pPr>
        <w:pStyle w:val="berschrift2"/>
        <w:jc w:val="both"/>
      </w:pPr>
      <w:bookmarkStart w:id="240" w:name="stimuli"/>
      <w:bookmarkEnd w:id="236"/>
      <w:r>
        <w:t>Stimuli</w:t>
      </w:r>
    </w:p>
    <w:p w14:paraId="44859834" w14:textId="689C9C20" w:rsidR="00BF4828" w:rsidRDefault="00000000" w:rsidP="00BF4828">
      <w:pPr>
        <w:pStyle w:val="FirstParagraph"/>
        <w:jc w:val="both"/>
      </w:pPr>
      <w:del w:id="241" w:author="Gregor Kachel" w:date="2026-07-14T11:13:00Z" w16du:dateUtc="2026-07-14T09:13:00Z">
        <w:r>
          <w:delText xml:space="preserve">For comparability, </w:delText>
        </w:r>
      </w:del>
      <w:r>
        <w:rPr>
          <w:i/>
          <w:iCs/>
        </w:rPr>
        <w:t>Absolute Position</w:t>
      </w:r>
      <w:r>
        <w:t xml:space="preserve"> and </w:t>
      </w:r>
      <w:r>
        <w:rPr>
          <w:i/>
          <w:iCs/>
        </w:rPr>
        <w:t>Relative Position</w:t>
      </w:r>
      <w:r>
        <w:t xml:space="preserve"> employed the same distinct shapes as cue and target </w:t>
      </w:r>
      <w:del w:id="242" w:author="Gregor Kachel" w:date="2026-07-14T11:13:00Z" w16du:dateUtc="2026-07-14T09:13:00Z">
        <w:r>
          <w:delText>respectively (</w:delText>
        </w:r>
      </w:del>
      <w:ins w:id="243" w:author="Gregor Kachel" w:date="2026-07-14T11:13:00Z" w16du:dateUtc="2026-07-14T09:13:00Z">
        <w:r>
          <w:t>(e.g. </w:t>
        </w:r>
      </w:ins>
      <w:r>
        <w:t xml:space="preserve">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w:t>
      </w:r>
      <w:del w:id="244" w:author="Gregor Kachel" w:date="2026-07-14T11:13:00Z" w16du:dateUtc="2026-07-14T09:13:00Z">
        <w:r>
          <w:delText>are</w:delText>
        </w:r>
      </w:del>
      <w:ins w:id="245" w:author="Gregor Kachel" w:date="2026-07-14T11:13:00Z" w16du:dateUtc="2026-07-14T09:13:00Z">
        <w:r>
          <w:t>were</w:t>
        </w:r>
      </w:ins>
      <w:r>
        <w:t xml:space="preserve"> closer together or further apart, as well as another two trials with target components being aligned on a horizontal or vertical axis. To ensure that cue and target are maximally distinct in all dimensions, cues and target items </w:t>
      </w:r>
      <w:del w:id="246" w:author="Gregor Kachel" w:date="2026-07-14T11:13:00Z" w16du:dateUtc="2026-07-14T09:13:00Z">
        <w:r>
          <w:delText>do</w:delText>
        </w:r>
      </w:del>
      <w:ins w:id="247" w:author="Gregor Kachel" w:date="2026-07-14T11:13:00Z" w16du:dateUtc="2026-07-14T09:13:00Z">
        <w:r>
          <w:t>did</w:t>
        </w:r>
      </w:ins>
      <w:r>
        <w:t xml:space="preserve"> not align on the same axis. To convey a sense of direction in </w:t>
      </w:r>
      <w:r>
        <w:rPr>
          <w:i/>
          <w:iCs/>
        </w:rPr>
        <w:t>Orientation of Object,</w:t>
      </w:r>
      <w:r>
        <w:t xml:space="preserve"> cues and targets </w:t>
      </w:r>
      <w:del w:id="248" w:author="Gregor Kachel" w:date="2026-07-14T11:13:00Z" w16du:dateUtc="2026-07-14T09:13:00Z">
        <w:r>
          <w:delText>feature</w:delText>
        </w:r>
      </w:del>
      <w:ins w:id="249" w:author="Gregor Kachel" w:date="2026-07-14T11:13:00Z" w16du:dateUtc="2026-07-14T09:13:00Z">
        <w:r>
          <w:t>featured</w:t>
        </w:r>
      </w:ins>
      <w:r>
        <w:t xml:space="preserve"> elongated shapes that </w:t>
      </w:r>
      <w:del w:id="250" w:author="Gregor Kachel" w:date="2026-07-14T11:13:00Z" w16du:dateUtc="2026-07-14T09:13:00Z">
        <w:r>
          <w:delText>are</w:delText>
        </w:r>
      </w:del>
      <w:ins w:id="251" w:author="Gregor Kachel" w:date="2026-07-14T11:13:00Z" w16du:dateUtc="2026-07-14T09:13:00Z">
        <w:r>
          <w:t>were</w:t>
        </w:r>
      </w:ins>
      <w:r>
        <w:t xml:space="preserve"> aligned either on a horizontal, vertical, or diagonal axis with rising or falling slope. The shapes </w:t>
      </w:r>
      <w:del w:id="252" w:author="Gregor Kachel" w:date="2026-07-14T11:13:00Z" w16du:dateUtc="2026-07-14T09:13:00Z">
        <w:r>
          <w:delText>are</w:delText>
        </w:r>
      </w:del>
      <w:ins w:id="253" w:author="Gregor Kachel" w:date="2026-07-14T11:13:00Z" w16du:dateUtc="2026-07-14T09:13:00Z">
        <w:r>
          <w:t>were</w:t>
        </w:r>
      </w:ins>
      <w:r>
        <w:t xml:space="preserve"> distinct oblong ellipses and rectangles or </w:t>
      </w:r>
      <w:del w:id="254" w:author="Gregor Kachel" w:date="2026-07-14T11:13:00Z" w16du:dateUtc="2026-07-14T09:13:00Z">
        <w:r>
          <w:delText>abstract</w:delText>
        </w:r>
      </w:del>
      <w:ins w:id="255" w:author="Gregor Kachel" w:date="2026-07-14T11:13:00Z" w16du:dateUtc="2026-07-14T09:13:00Z">
        <w:r>
          <w:t>less regular</w:t>
        </w:r>
      </w:ins>
      <w:r>
        <w:t xml:space="preserve"> shapes with more or less round or square features. For </w:t>
      </w:r>
      <w:r>
        <w:rPr>
          <w:i/>
          <w:iCs/>
        </w:rPr>
        <w:t>Orientation of Feature</w:t>
      </w:r>
      <w:r>
        <w:t xml:space="preserve">, targets and cues </w:t>
      </w:r>
      <w:del w:id="256" w:author="Gregor Kachel" w:date="2026-07-14T11:13:00Z" w16du:dateUtc="2026-07-14T09:13:00Z">
        <w:r>
          <w:delText>are</w:delText>
        </w:r>
      </w:del>
      <w:ins w:id="257" w:author="Gregor Kachel" w:date="2026-07-14T11:13:00Z" w16du:dateUtc="2026-07-14T09:13:00Z">
        <w:r>
          <w:t>were</w:t>
        </w:r>
      </w:ins>
      <w:r>
        <w:t xml:space="preserve"> either circles or squares with a salient feature like an opening or a dent. For an overview of all stimuli used in Study 2, see figure </w:t>
      </w:r>
      <w:del w:id="258" w:author="Gregor Kachel" w:date="2026-07-14T11:13:00Z" w16du:dateUtc="2026-07-14T09:13:00Z">
        <w:r>
          <w:delText>3</w:delText>
        </w:r>
      </w:del>
      <w:ins w:id="259" w:author="Gregor Kachel" w:date="2026-07-14T11:13:00Z" w16du:dateUtc="2026-07-14T09:13:00Z">
        <w:r>
          <w:t>4</w:t>
        </w:r>
      </w:ins>
      <w:r>
        <w:t>.</w:t>
      </w:r>
    </w:p>
    <w:p w14:paraId="34B3CBDA" w14:textId="77777777" w:rsidR="005D4CD1" w:rsidRDefault="00000000" w:rsidP="00671125">
      <w:pPr>
        <w:pStyle w:val="berschrift2"/>
        <w:jc w:val="both"/>
        <w:rPr>
          <w:del w:id="260" w:author="Gregor Kachel" w:date="2026-07-14T11:13:00Z" w16du:dateUtc="2026-07-14T09:13:00Z"/>
        </w:rPr>
      </w:pPr>
      <w:del w:id="261" w:author="Gregor Kachel" w:date="2026-07-14T11:13:00Z" w16du:dateUtc="2026-07-14T09:13:00Z">
        <w:r>
          <w:lastRenderedPageBreak/>
          <w:delText>Participants and Sample</w:delText>
        </w:r>
      </w:del>
    </w:p>
    <w:p w14:paraId="70A03C8A" w14:textId="77777777" w:rsidR="005D4CD1" w:rsidRDefault="00000000" w:rsidP="00671125">
      <w:pPr>
        <w:pStyle w:val="FirstParagraph"/>
        <w:jc w:val="both"/>
        <w:rPr>
          <w:del w:id="262" w:author="Gregor Kachel" w:date="2026-07-14T11:13:00Z" w16du:dateUtc="2026-07-14T09:13:00Z"/>
        </w:rPr>
      </w:pPr>
      <w:del w:id="263" w:author="Gregor Kachel" w:date="2026-07-14T11:13:00Z" w16du:dateUtc="2026-07-14T09:13:00Z">
        <w:r>
          <w:delText>A total of 99 three- to seven-year-old children (M = 60.04 months, SD = 13.69 months, range 36 - 83 months; 49 female) participated. None of these children participated in study 1. In addition, a total of 13 children (6 female) were tested but excluded from analysis for failing familiarization (N = 9), being fussy (N = 1), not being fluent enough in German to follow the instructions (N = 1), or due to technical issues (N = 2). A total of 1561 trials (mean per condition = 390.25, range: 388 - 393) from 99 participants were submitted for analysis.</w:delText>
        </w:r>
      </w:del>
    </w:p>
    <w:p w14:paraId="70A798C4" w14:textId="36810462" w:rsidR="00B8759D" w:rsidRDefault="00BF4828" w:rsidP="00BF4828">
      <w:pPr>
        <w:spacing w:before="0" w:after="200" w:line="240" w:lineRule="auto"/>
        <w:rPr>
          <w:ins w:id="264" w:author="Gregor Kachel" w:date="2026-07-14T11:13:00Z" w16du:dateUtc="2026-07-14T09:13:00Z"/>
        </w:rPr>
      </w:pPr>
      <w:ins w:id="265" w:author="Gregor Kachel" w:date="2026-07-14T11:13:00Z" w16du:dateUtc="2026-07-14T09:13:00Z">
        <w:r>
          <w:br w:type="page"/>
        </w:r>
      </w:ins>
    </w:p>
    <w:p w14:paraId="542CD7B5" w14:textId="77777777" w:rsidR="00B8759D" w:rsidRDefault="00000000" w:rsidP="00BF4828">
      <w:pPr>
        <w:pStyle w:val="CaptionedFigure"/>
        <w:framePr w:wrap="notBeside"/>
        <w:jc w:val="both"/>
        <w:rPr>
          <w:ins w:id="266" w:author="Gregor Kachel" w:date="2026-07-14T11:13:00Z" w16du:dateUtc="2026-07-14T09:13:00Z"/>
        </w:rPr>
      </w:pPr>
      <w:ins w:id="267" w:author="Gregor Kachel" w:date="2026-07-14T11:13:00Z" w16du:dateUtc="2026-07-14T09:13:00Z">
        <w:r>
          <w:rPr>
            <w:noProof/>
          </w:rPr>
          <w:lastRenderedPageBreak/>
          <w:drawing>
            <wp:inline distT="0" distB="0" distL="0" distR="0" wp14:anchorId="4E85542E" wp14:editId="6BFB4193">
              <wp:extent cx="5670550" cy="1867032"/>
              <wp:effectExtent l="0" t="0" r="0" b="0"/>
              <wp:docPr id="45" name="Picture" descr="Figure 4: Stimuli for Study 2.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46" name="Picture" descr="symlit_rep_manuscript_revision_2_files/a33663200d4dd54e3b626f6487f2f8b9e8d88cc5.png"/>
                      <pic:cNvPicPr>
                        <a:picLocks noChangeAspect="1" noChangeArrowheads="1"/>
                      </pic:cNvPicPr>
                    </pic:nvPicPr>
                    <pic:blipFill>
                      <a:blip r:embed="rId14"/>
                      <a:stretch>
                        <a:fillRect/>
                      </a:stretch>
                    </pic:blipFill>
                    <pic:spPr bwMode="auto">
                      <a:xfrm>
                        <a:off x="0" y="0"/>
                        <a:ext cx="5670550" cy="1867032"/>
                      </a:xfrm>
                      <a:prstGeom prst="rect">
                        <a:avLst/>
                      </a:prstGeom>
                      <a:noFill/>
                      <a:ln w="9525">
                        <a:noFill/>
                        <a:headEnd/>
                        <a:tailEnd/>
                      </a:ln>
                    </pic:spPr>
                  </pic:pic>
                </a:graphicData>
              </a:graphic>
            </wp:inline>
          </w:drawing>
        </w:r>
      </w:ins>
    </w:p>
    <w:p w14:paraId="575C2C45" w14:textId="77777777" w:rsidR="00B8759D" w:rsidRDefault="00000000" w:rsidP="00BF4828">
      <w:pPr>
        <w:pStyle w:val="ImageCaption"/>
        <w:jc w:val="both"/>
        <w:rPr>
          <w:ins w:id="268" w:author="Gregor Kachel" w:date="2026-07-14T11:13:00Z" w16du:dateUtc="2026-07-14T09:13:00Z"/>
        </w:rPr>
      </w:pPr>
      <w:bookmarkStart w:id="269" w:name="fig:plot-study2stimuli"/>
      <w:bookmarkEnd w:id="269"/>
      <w:ins w:id="270" w:author="Gregor Kachel" w:date="2026-07-14T11:13:00Z" w16du:dateUtc="2026-07-14T09:13:00Z">
        <w:r>
          <w:rPr>
            <w:i/>
            <w:iCs/>
          </w:rPr>
          <w:t>Figure</w:t>
        </w:r>
        <w:r>
          <w:t xml:space="preserve"> 4. </w:t>
        </w:r>
        <w:r>
          <w:rPr>
            <w:i/>
            <w:iCs/>
          </w:rPr>
          <w:t>Stimuli for Study 2.</w:t>
        </w:r>
        <w:r>
          <w:t xml:space="preserve"> Panels illustrate (A) an example stimulus combination (distractor, cue, target), and (B) all items of the four conditions with targets in blue and cues as drawings.</w:t>
        </w:r>
      </w:ins>
    </w:p>
    <w:p w14:paraId="061B3407" w14:textId="77777777" w:rsidR="00B8759D" w:rsidRDefault="00000000" w:rsidP="00BF4828">
      <w:pPr>
        <w:pStyle w:val="Textkrper"/>
        <w:jc w:val="both"/>
        <w:rPr>
          <w:ins w:id="271" w:author="Gregor Kachel" w:date="2026-07-14T11:13:00Z" w16du:dateUtc="2026-07-14T09:13:00Z"/>
        </w:rPr>
      </w:pPr>
      <w:ins w:id="272" w:author="Gregor Kachel" w:date="2026-07-14T11:13:00Z" w16du:dateUtc="2026-07-14T09:13:00Z">
        <w:r>
          <w:rPr>
            <w:b/>
            <w:bCs/>
          </w:rPr>
          <w:t>ALT-TEXT FIGURE 4</w:t>
        </w:r>
        <w:r>
          <w:t xml:space="preserve"> </w:t>
        </w:r>
        <w:r>
          <w:rPr>
            <w:i/>
            <w:iCs/>
          </w:rPr>
          <w:t>A panel of illustrations of the stimulus material used in Study 2. The top-row shows an example for a specific trial (cue, target, distractor), the second row has 4x4 matrices with all stimuli of the conditions.</w:t>
        </w:r>
      </w:ins>
    </w:p>
    <w:p w14:paraId="5CA7A5AA" w14:textId="77777777" w:rsidR="00B8759D" w:rsidRDefault="00000000" w:rsidP="00BF4828">
      <w:pPr>
        <w:pStyle w:val="berschrift2"/>
        <w:jc w:val="both"/>
      </w:pPr>
      <w:bookmarkStart w:id="273" w:name="results-1"/>
      <w:bookmarkEnd w:id="240"/>
      <w:r>
        <w:t>Results</w:t>
      </w:r>
    </w:p>
    <w:p w14:paraId="721A4005" w14:textId="77777777" w:rsidR="005D4CD1" w:rsidRDefault="00000000" w:rsidP="00671125">
      <w:pPr>
        <w:pStyle w:val="FirstParagraph"/>
        <w:jc w:val="both"/>
        <w:rPr>
          <w:del w:id="274" w:author="Gregor Kachel" w:date="2026-07-14T11:13:00Z" w16du:dateUtc="2026-07-14T09:13:00Z"/>
        </w:rPr>
      </w:pPr>
      <w:del w:id="275" w:author="Gregor Kachel" w:date="2026-07-14T11:13:00Z" w16du:dateUtc="2026-07-14T09:13:00Z">
        <w:r>
          <w:delText>For both full and null model, PPCs indicate</w:delText>
        </w:r>
      </w:del>
      <w:ins w:id="276" w:author="Gregor Kachel" w:date="2026-07-14T11:13:00Z" w16du:dateUtc="2026-07-14T09:13:00Z">
        <w:r>
          <w:t>Model diagnostics indicated convergence,</w:t>
        </w:r>
      </w:ins>
      <w:r>
        <w:t xml:space="preserve"> excellent fit </w:t>
      </w:r>
      <w:del w:id="277" w:author="Gregor Kachel" w:date="2026-07-14T11:13:00Z" w16du:dateUtc="2026-07-14T09:13:00Z">
        <w:r>
          <w:delText xml:space="preserve">of observed data and model predictions. Rhat values in both models were equal to one, indicating convergence across all chains. Effective sample sizes for all fixed effects in the full model (Bulk ESS, mean = 6149, range 3485 - 7545) and the null model (Bulk ESS, mean = 6877, range 3839 - 10040) were &gt; 1000, indicating </w:delText>
        </w:r>
      </w:del>
      <w:ins w:id="278" w:author="Gregor Kachel" w:date="2026-07-14T11:13:00Z" w16du:dateUtc="2026-07-14T09:13:00Z">
        <w:r>
          <w:t xml:space="preserve">and </w:t>
        </w:r>
      </w:ins>
      <w:r>
        <w:t xml:space="preserve">reliable posterior </w:t>
      </w:r>
      <w:del w:id="279" w:author="Gregor Kachel" w:date="2026-07-14T11:13:00Z" w16du:dateUtc="2026-07-14T09:13:00Z">
        <w:r>
          <w:delText>estimations.</w:delText>
        </w:r>
      </w:del>
    </w:p>
    <w:p w14:paraId="7417033D" w14:textId="77777777" w:rsidR="005D4CD1" w:rsidRDefault="00000000" w:rsidP="00671125">
      <w:pPr>
        <w:pStyle w:val="Textkrper"/>
        <w:jc w:val="both"/>
        <w:rPr>
          <w:del w:id="280" w:author="Gregor Kachel" w:date="2026-07-14T11:13:00Z" w16du:dateUtc="2026-07-14T09:13:00Z"/>
        </w:rPr>
      </w:pPr>
      <w:del w:id="281" w:author="Gregor Kachel" w:date="2026-07-14T11:13:00Z" w16du:dateUtc="2026-07-14T09:13:00Z">
        <w:r>
          <w:delText xml:space="preserve">To compare model performance, we evaluated the WAIC </w:delText>
        </w:r>
      </w:del>
      <w:r>
        <w:t>estimates</w:t>
      </w:r>
      <w:del w:id="282" w:author="Gregor Kachel" w:date="2026-07-14T11:13:00Z" w16du:dateUtc="2026-07-14T09:13:00Z">
        <w:r>
          <w:delText>. The</w:delText>
        </w:r>
      </w:del>
      <w:ins w:id="283" w:author="Gregor Kachel" w:date="2026-07-14T11:13:00Z" w16du:dateUtc="2026-07-14T09:13:00Z">
        <w:r>
          <w:t xml:space="preserve"> for both full and</w:t>
        </w:r>
      </w:ins>
      <w:r>
        <w:t xml:space="preserve"> null model </w:t>
      </w:r>
      <w:del w:id="284" w:author="Gregor Kachel" w:date="2026-07-14T11:13:00Z" w16du:dateUtc="2026-07-14T09:13:00Z">
        <w:r>
          <w:delText>showed a slightly better predictive performance (</w:delText>
        </w:r>
      </w:del>
      <w:ins w:id="285" w:author="Gregor Kachel" w:date="2026-07-14T11:13:00Z" w16du:dateUtc="2026-07-14T09:13:00Z">
        <w:r>
          <w:t xml:space="preserve">with comparable WAIC and </w:t>
        </w:r>
      </w:ins>
      <w:r>
        <w:t xml:space="preserve">ELPD </w:t>
      </w:r>
      <w:del w:id="286" w:author="Gregor Kachel" w:date="2026-07-14T11:13:00Z" w16du:dateUtc="2026-07-14T09:13:00Z">
        <w:r>
          <w:delText xml:space="preserve">= -888.15) compared to the full model (ELPD = -889.99). WAIC values also indicate better performance of the null model (WAIC = 1,776.30) over the full model (WAIC = 1,779.99). </w:delText>
        </w:r>
        <w:r>
          <w:lastRenderedPageBreak/>
          <w:delText>However, the difference between models (ELPD Diff = -1.84) falls within the bounds of uncertainty (SE = 1.76), suggesting no advantage in predictive accuracy. Hence, the preregistered analyses using the full model is</w:delText>
        </w:r>
      </w:del>
      <w:ins w:id="287" w:author="Gregor Kachel" w:date="2026-07-14T11:13:00Z" w16du:dateUtc="2026-07-14T09:13:00Z">
        <w:r>
          <w:t>results (cf. supplementary material). In the absence of substantial differences, results from the full model are</w:t>
        </w:r>
      </w:ins>
      <w:r>
        <w:t xml:space="preserve"> reported below</w:t>
      </w:r>
      <w:del w:id="288" w:author="Gregor Kachel" w:date="2026-07-14T11:13:00Z" w16du:dateUtc="2026-07-14T09:13:00Z">
        <w:r>
          <w:delText>.</w:delText>
        </w:r>
      </w:del>
    </w:p>
    <w:p w14:paraId="268B62A5" w14:textId="77777777" w:rsidR="00B8759D" w:rsidRDefault="00000000" w:rsidP="00BF4828">
      <w:pPr>
        <w:pStyle w:val="FirstParagraph"/>
        <w:jc w:val="both"/>
      </w:pPr>
      <w:ins w:id="289" w:author="Gregor Kachel" w:date="2026-07-14T11:13:00Z" w16du:dateUtc="2026-07-14T09:13:00Z">
        <w:r>
          <w:t xml:space="preserve"> in line with the preregistration. </w:t>
        </w:r>
        <w:r>
          <w:rPr>
            <w:i/>
            <w:iCs/>
          </w:rPr>
          <w:t>Absolute Position</w:t>
        </w:r>
        <w:r>
          <w:t xml:space="preserve"> was used as reference category</w:t>
        </w:r>
        <w:r>
          <w:rPr>
            <w:i/>
            <w:iCs/>
          </w:rPr>
          <w:t>.</w:t>
        </w:r>
        <w:r>
          <w:t xml:space="preserve"> </w:t>
        </w:r>
      </w:ins>
      <w:r>
        <w:t>Across all conditions, performance improved with both age (</w:t>
      </w:r>
      <m:oMath>
        <m:r>
          <w:rPr>
            <w:rFonts w:ascii="Cambria Math" w:hAnsi="Cambria Math"/>
          </w:rPr>
          <m:t>β</m:t>
        </m:r>
      </m:oMath>
      <w:r>
        <w:t xml:space="preserve"> = 0.40, 95% CrI [0.14, 0.68]) and slightly with trial number (</w:t>
      </w:r>
      <m:oMath>
        <m:r>
          <w:rPr>
            <w:rFonts w:ascii="Cambria Math" w:hAnsi="Cambria Math"/>
          </w:rPr>
          <m:t>β</m:t>
        </m:r>
      </m:oMath>
      <w:r>
        <w:t xml:space="preserve"> = 0.26, 95% CrI [0.10, 0.43]). </w:t>
      </w:r>
      <w:del w:id="290" w:author="Gregor Kachel" w:date="2026-07-14T11:13:00Z" w16du:dateUtc="2026-07-14T09:13:00Z">
        <w:r>
          <w:delText>Relative</w:delText>
        </w:r>
      </w:del>
      <w:ins w:id="291" w:author="Gregor Kachel" w:date="2026-07-14T11:13:00Z" w16du:dateUtc="2026-07-14T09:13:00Z">
        <w:r>
          <w:t>Compared</w:t>
        </w:r>
      </w:ins>
      <w:r>
        <w:t xml:space="preserve">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CrI [-0.64, 0.08]). Performance in </w:t>
      </w:r>
      <w:r>
        <w:rPr>
          <w:i/>
          <w:iCs/>
        </w:rPr>
        <w:t>Orientation of Object</w:t>
      </w:r>
      <w:r>
        <w:t xml:space="preserve"> (</w:t>
      </w:r>
      <m:oMath>
        <m:r>
          <w:rPr>
            <w:rFonts w:ascii="Cambria Math" w:hAnsi="Cambria Math"/>
          </w:rPr>
          <m:t>β</m:t>
        </m:r>
      </m:oMath>
      <w:r>
        <w:t xml:space="preserve"> = -0.10, 95% CrI [-0.46, 0.27]) and </w:t>
      </w:r>
      <w:r>
        <w:rPr>
          <w:i/>
          <w:iCs/>
        </w:rPr>
        <w:t>Orientation of Feature</w:t>
      </w:r>
      <w:r>
        <w:t xml:space="preserve"> (</w:t>
      </w:r>
      <m:oMath>
        <m:r>
          <w:rPr>
            <w:rFonts w:ascii="Cambria Math" w:hAnsi="Cambria Math"/>
          </w:rPr>
          <m:t>β</m:t>
        </m:r>
      </m:oMath>
      <w:r>
        <w:t xml:space="preserve"> = -0.12, 95% CrI [-0.48, 0.23]) was not substantially different from the reference category </w:t>
      </w:r>
      <w:r>
        <w:rPr>
          <w:i/>
          <w:iCs/>
        </w:rPr>
        <w:t>Absolute Position</w:t>
      </w:r>
      <w:r>
        <w:t xml:space="preserve"> when considering the full age range. Interaction terms between age and condition were not credibly different from zero, suggesting similar developmental patterns for all conditions. For a side-by-side comparison of the developmental trajectories and </w:t>
      </w:r>
      <w:del w:id="292" w:author="Gregor Kachel" w:date="2026-07-14T11:13:00Z" w16du:dateUtc="2026-07-14T09:13:00Z">
        <w:r>
          <w:delText>the respective</w:delText>
        </w:r>
      </w:del>
      <w:ins w:id="293" w:author="Gregor Kachel" w:date="2026-07-14T11:13:00Z" w16du:dateUtc="2026-07-14T09:13:00Z">
        <w:r>
          <w:t>estimates for</w:t>
        </w:r>
      </w:ins>
      <w:r>
        <w:t xml:space="preserve"> ages of group-level success, see figure </w:t>
      </w:r>
      <w:del w:id="294" w:author="Gregor Kachel" w:date="2026-07-14T11:13:00Z" w16du:dateUtc="2026-07-14T09:13:00Z">
        <w:r>
          <w:delText>3</w:delText>
        </w:r>
      </w:del>
      <w:ins w:id="295" w:author="Gregor Kachel" w:date="2026-07-14T11:13:00Z" w16du:dateUtc="2026-07-14T09:13:00Z">
        <w:r>
          <w:t>5</w:t>
        </w:r>
      </w:ins>
      <w:r>
        <w:t>.</w:t>
      </w:r>
    </w:p>
    <w:p w14:paraId="197BCAEB" w14:textId="2A748E9E" w:rsidR="005D4CD1" w:rsidRDefault="005D4CD1" w:rsidP="00671125">
      <w:pPr>
        <w:pStyle w:val="CaptionedFigure"/>
        <w:framePr w:wrap="notBeside"/>
        <w:jc w:val="both"/>
        <w:rPr>
          <w:del w:id="296" w:author="Gregor Kachel" w:date="2026-07-14T11:13:00Z" w16du:dateUtc="2026-07-14T09:13:00Z"/>
        </w:rPr>
      </w:pPr>
    </w:p>
    <w:p w14:paraId="4C541F65" w14:textId="77777777" w:rsidR="00B8759D" w:rsidRDefault="00000000" w:rsidP="00BF4828">
      <w:pPr>
        <w:pStyle w:val="CaptionedFigure"/>
        <w:framePr w:wrap="notBeside"/>
        <w:jc w:val="both"/>
        <w:rPr>
          <w:ins w:id="297" w:author="Gregor Kachel" w:date="2026-07-14T11:13:00Z" w16du:dateUtc="2026-07-14T09:13:00Z"/>
        </w:rPr>
      </w:pPr>
      <w:ins w:id="298" w:author="Gregor Kachel" w:date="2026-07-14T11:13:00Z" w16du:dateUtc="2026-07-14T09:13:00Z">
        <w:r>
          <w:rPr>
            <w:noProof/>
          </w:rPr>
          <w:drawing>
            <wp:inline distT="0" distB="0" distL="0" distR="0" wp14:anchorId="210F8E94" wp14:editId="6CDD8613">
              <wp:extent cx="5670550" cy="2046297"/>
              <wp:effectExtent l="0" t="0" r="0" b="0"/>
              <wp:docPr id="50" name="Picture" descr="Figure 5: Developmental Trajectories for Study 2.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 xmlns:a="http://schemas.openxmlformats.org/drawingml/2006/main">
                <a:graphicData uri="http://schemas.openxmlformats.org/drawingml/2006/picture">
                  <pic:pic xmlns:pic="http://schemas.openxmlformats.org/drawingml/2006/picture">
                    <pic:nvPicPr>
                      <pic:cNvPr id="51" name="Picture" descr="symlit_rep_manuscript_revision_2_files/883d1e37dcc11a0ce88cd09a8de8e668ba8c88f8.png"/>
                      <pic:cNvPicPr>
                        <a:picLocks noChangeAspect="1" noChangeArrowheads="1"/>
                      </pic:cNvPicPr>
                    </pic:nvPicPr>
                    <pic:blipFill>
                      <a:blip r:embed="rId15"/>
                      <a:stretch>
                        <a:fillRect/>
                      </a:stretch>
                    </pic:blipFill>
                    <pic:spPr bwMode="auto">
                      <a:xfrm>
                        <a:off x="0" y="0"/>
                        <a:ext cx="5670550" cy="2046297"/>
                      </a:xfrm>
                      <a:prstGeom prst="rect">
                        <a:avLst/>
                      </a:prstGeom>
                      <a:noFill/>
                      <a:ln w="9525">
                        <a:noFill/>
                        <a:headEnd/>
                        <a:tailEnd/>
                      </a:ln>
                    </pic:spPr>
                  </pic:pic>
                </a:graphicData>
              </a:graphic>
            </wp:inline>
          </w:drawing>
        </w:r>
      </w:ins>
    </w:p>
    <w:p w14:paraId="52453C28" w14:textId="77777777" w:rsidR="00B8759D" w:rsidRDefault="00000000" w:rsidP="00BF4828">
      <w:pPr>
        <w:pStyle w:val="ImageCaption"/>
        <w:jc w:val="both"/>
      </w:pPr>
      <w:bookmarkStart w:id="299" w:name="fig:plot-study2"/>
      <w:bookmarkEnd w:id="299"/>
      <w:r>
        <w:rPr>
          <w:i/>
          <w:iCs/>
        </w:rPr>
        <w:lastRenderedPageBreak/>
        <w:t>Figure</w:t>
      </w:r>
      <w:r>
        <w:t xml:space="preserve"> </w:t>
      </w:r>
      <w:del w:id="300" w:author="Gregor Kachel" w:date="2026-07-14T11:13:00Z" w16du:dateUtc="2026-07-14T09:13:00Z">
        <w:r>
          <w:delText xml:space="preserve">3. </w:delText>
        </w:r>
        <w:r>
          <w:rPr>
            <w:i/>
            <w:iCs/>
          </w:rPr>
          <w:delText>Stimuli and</w:delText>
        </w:r>
      </w:del>
      <w:ins w:id="301" w:author="Gregor Kachel" w:date="2026-07-14T11:13:00Z" w16du:dateUtc="2026-07-14T09:13:00Z">
        <w:r>
          <w:t>5.</w:t>
        </w:r>
      </w:ins>
      <w:r>
        <w:t xml:space="preserve"> </w:t>
      </w:r>
      <w:r>
        <w:rPr>
          <w:i/>
          <w:iCs/>
        </w:rPr>
        <w:t xml:space="preserve">Developmental Trajectories for Study </w:t>
      </w:r>
      <w:del w:id="302" w:author="Gregor Kachel" w:date="2026-07-14T11:13:00Z" w16du:dateUtc="2026-07-14T09:13:00Z">
        <w:r>
          <w:rPr>
            <w:i/>
            <w:iCs/>
          </w:rPr>
          <w:delText>1.</w:delText>
        </w:r>
        <w:r>
          <w:delText xml:space="preserve"> Panels illustrate (A) an example stimulus combination (distractor, cue, target), (B) all items of the respective conditions and (C) results.</w:delText>
        </w:r>
      </w:del>
      <w:ins w:id="303" w:author="Gregor Kachel" w:date="2026-07-14T11:13:00Z" w16du:dateUtc="2026-07-14T09:13:00Z">
        <w:r>
          <w:rPr>
            <w:i/>
            <w:iCs/>
          </w:rPr>
          <w:t>2.</w:t>
        </w:r>
        <w:r>
          <w:t xml:space="preserve"> Transparent dots represent individual means for participants.</w:t>
        </w:r>
      </w:ins>
      <w:r>
        <w:t xml:space="preserve"> </w:t>
      </w:r>
      <w:proofErr w:type="spellStart"/>
      <w:r>
        <w:t>Coloured</w:t>
      </w:r>
      <w:proofErr w:type="spellEnd"/>
      <w:r>
        <w:t xml:space="preserve"> lines indicate smoothed mean performance by age. Shaded areas represent 95% </w:t>
      </w:r>
      <w:del w:id="304" w:author="Gregor Kachel" w:date="2026-07-14T11:13:00Z" w16du:dateUtc="2026-07-14T09:13:00Z">
        <w:r>
          <w:delText>CIs</w:delText>
        </w:r>
      </w:del>
      <w:proofErr w:type="spellStart"/>
      <w:ins w:id="305" w:author="Gregor Kachel" w:date="2026-07-14T11:13:00Z" w16du:dateUtc="2026-07-14T09:13:00Z">
        <w:r>
          <w:t>CrIs</w:t>
        </w:r>
      </w:ins>
      <w:proofErr w:type="spellEnd"/>
      <w:r>
        <w:t>. The dashed line demarcates chance level</w:t>
      </w:r>
      <w:del w:id="306" w:author="Gregor Kachel" w:date="2026-07-14T11:13:00Z" w16du:dateUtc="2026-07-14T09:13:00Z">
        <w:r>
          <w:delText xml:space="preserve"> and the dots represent individual means.</w:delText>
        </w:r>
      </w:del>
      <w:ins w:id="307" w:author="Gregor Kachel" w:date="2026-07-14T11:13:00Z" w16du:dateUtc="2026-07-14T09:13:00Z">
        <w:r>
          <w:t>.</w:t>
        </w:r>
      </w:ins>
      <w:r>
        <w:t xml:space="preserve"> The colored dots and </w:t>
      </w:r>
      <w:del w:id="308" w:author="Gregor Kachel" w:date="2026-07-14T11:13:00Z" w16du:dateUtc="2026-07-14T09:13:00Z">
        <w:r>
          <w:delText>annotation</w:delText>
        </w:r>
      </w:del>
      <w:ins w:id="309" w:author="Gregor Kachel" w:date="2026-07-14T11:13:00Z" w16du:dateUtc="2026-07-14T09:13:00Z">
        <w:r>
          <w:t>annotations</w:t>
        </w:r>
      </w:ins>
      <w:r>
        <w:t xml:space="preserve"> indicate when children’s performance exceeds chance level.</w:t>
      </w:r>
      <w:ins w:id="310" w:author="Gregor Kachel" w:date="2026-07-14T11:13:00Z" w16du:dateUtc="2026-07-14T09:13:00Z">
        <w:r>
          <w:t xml:space="preserve"> Overlays provide example stimuli for each condition.</w:t>
        </w:r>
      </w:ins>
    </w:p>
    <w:p w14:paraId="4521BBE6" w14:textId="77777777" w:rsidR="00B8759D" w:rsidRDefault="00000000" w:rsidP="00BF4828">
      <w:pPr>
        <w:pStyle w:val="Textkrper"/>
        <w:jc w:val="both"/>
        <w:rPr>
          <w:ins w:id="311" w:author="Gregor Kachel" w:date="2026-07-14T11:13:00Z" w16du:dateUtc="2026-07-14T09:13:00Z"/>
        </w:rPr>
      </w:pPr>
      <w:ins w:id="312" w:author="Gregor Kachel" w:date="2026-07-14T11:13:00Z" w16du:dateUtc="2026-07-14T09:13:00Z">
        <w:r>
          <w:rPr>
            <w:b/>
            <w:bCs/>
          </w:rPr>
          <w:t>ALT-TEXT FIGURE 5</w:t>
        </w:r>
        <w:r>
          <w:t xml:space="preserve"> </w:t>
        </w:r>
        <w:r>
          <w:rPr>
            <w:i/>
            <w:iCs/>
          </w:rPr>
          <w:t>A panel of illustrations providing results and example stimuli for all four experimental conditions in study 2. Smoothed lines show developmental trajectories as the proportion of correct choices against children’s ages.</w:t>
        </w:r>
      </w:ins>
    </w:p>
    <w:p w14:paraId="3A323993" w14:textId="77777777" w:rsidR="00B8759D" w:rsidRDefault="00000000" w:rsidP="00BF4828">
      <w:pPr>
        <w:pStyle w:val="berschrift2"/>
        <w:jc w:val="both"/>
      </w:pPr>
      <w:bookmarkStart w:id="313" w:name="discussion-1"/>
      <w:bookmarkEnd w:id="273"/>
      <w:r>
        <w:t>Discussion</w:t>
      </w:r>
    </w:p>
    <w:p w14:paraId="33D7A022" w14:textId="77777777" w:rsidR="00B8759D" w:rsidRDefault="00000000" w:rsidP="00BF4828">
      <w:pPr>
        <w:pStyle w:val="FirstParagraph"/>
        <w:jc w:val="both"/>
      </w:pPr>
      <w:r>
        <w:t xml:space="preserve">Analyses established that children master the condition </w:t>
      </w:r>
      <w:r>
        <w:rPr>
          <w:i/>
          <w:iCs/>
        </w:rPr>
        <w:t>Absolute Position</w:t>
      </w:r>
      <w:r>
        <w:t xml:space="preserve"> at</w:t>
      </w:r>
      <w:ins w:id="314" w:author="Gregor Kachel" w:date="2026-07-14T11:13:00Z" w16du:dateUtc="2026-07-14T09:13:00Z">
        <w:r>
          <w:t xml:space="preserve"> approximately</w:t>
        </w:r>
      </w:ins>
      <w:r>
        <w:t xml:space="preserve"> 45 months, making it the easiest task in study 2. Then in quick succession, children succeed in </w:t>
      </w:r>
      <w:r>
        <w:rPr>
          <w:i/>
          <w:iCs/>
        </w:rPr>
        <w:t>Orientation of Feature</w:t>
      </w:r>
      <w:r>
        <w:t xml:space="preserve"> at </w:t>
      </w:r>
      <w:ins w:id="315" w:author="Gregor Kachel" w:date="2026-07-14T11:13:00Z" w16du:dateUtc="2026-07-14T09:13:00Z">
        <w:r>
          <w:t xml:space="preserve">about </w:t>
        </w:r>
      </w:ins>
      <w:r>
        <w:t xml:space="preserve">46 months, </w:t>
      </w:r>
      <w:r>
        <w:rPr>
          <w:i/>
          <w:iCs/>
        </w:rPr>
        <w:t>Relative Position</w:t>
      </w:r>
      <w:r>
        <w:t xml:space="preserve"> at 49 months and </w:t>
      </w:r>
      <w:r>
        <w:rPr>
          <w:i/>
          <w:iCs/>
        </w:rPr>
        <w:t>Orientation of Object</w:t>
      </w:r>
      <w:r>
        <w:t xml:space="preserve"> at 50 months. Results confirm the hypothesis that children as a group would succeed earlier in </w:t>
      </w:r>
      <w:r>
        <w:rPr>
          <w:i/>
          <w:iCs/>
        </w:rPr>
        <w:t>Absolute Position</w:t>
      </w:r>
      <w:r>
        <w:t xml:space="preserve"> than in </w:t>
      </w:r>
      <w:r>
        <w:rPr>
          <w:i/>
          <w:iCs/>
        </w:rPr>
        <w:t>Relative Position</w:t>
      </w:r>
      <w:r>
        <w:t xml:space="preserve"> with a clear 5-months offset. We hypothesized further that children would succeed earlier with </w:t>
      </w:r>
      <w:r>
        <w:rPr>
          <w:i/>
          <w:iCs/>
        </w:rPr>
        <w:t>Orientation of Object</w:t>
      </w:r>
      <w:r>
        <w:t xml:space="preserve"> than </w:t>
      </w:r>
      <w:r>
        <w:rPr>
          <w:i/>
          <w:iCs/>
        </w:rPr>
        <w:t>Orientation of Feature</w:t>
      </w:r>
      <w:r>
        <w:t xml:space="preserve">, but find the opposite to be true. The impression of direction or congruence between cue and target appears to be much more salient </w:t>
      </w:r>
      <w:del w:id="316" w:author="Gregor Kachel" w:date="2026-07-14T11:13:00Z" w16du:dateUtc="2026-07-14T09:13:00Z">
        <w:r>
          <w:delText xml:space="preserve">for children in graphic stimuli </w:delText>
        </w:r>
      </w:del>
      <w:r>
        <w:t>with a salient feature pointing out</w:t>
      </w:r>
      <w:del w:id="317" w:author="Gregor Kachel" w:date="2026-07-14T11:13:00Z" w16du:dateUtc="2026-07-14T09:13:00Z">
        <w:r>
          <w:delText xml:space="preserve"> such</w:delText>
        </w:r>
      </w:del>
      <w:r>
        <w:t xml:space="preserve"> as in </w:t>
      </w:r>
      <w:r>
        <w:rPr>
          <w:i/>
          <w:iCs/>
        </w:rPr>
        <w:t>Orientation of Feature</w:t>
      </w:r>
      <w:r>
        <w:t>, than an overall alignment in the horizontal, vertical or diagonal orientation.</w:t>
      </w:r>
      <w:ins w:id="318" w:author="Gregor Kachel" w:date="2026-07-14T11:13:00Z" w16du:dateUtc="2026-07-14T09:13:00Z">
        <w:r>
          <w:t xml:space="preserve"> At the same time, all the estimated ages of success indicate that children succeed with these tasks around the fourth birthday.</w:t>
        </w:r>
      </w:ins>
    </w:p>
    <w:p w14:paraId="7227091F" w14:textId="77777777" w:rsidR="00B8759D" w:rsidRDefault="00000000" w:rsidP="00BF4828">
      <w:pPr>
        <w:pStyle w:val="berschrift1"/>
      </w:pPr>
      <w:bookmarkStart w:id="319" w:name="study-3"/>
      <w:bookmarkEnd w:id="207"/>
      <w:bookmarkEnd w:id="313"/>
      <w:r>
        <w:lastRenderedPageBreak/>
        <w:t>Study 3</w:t>
      </w:r>
    </w:p>
    <w:p w14:paraId="5E95E31F" w14:textId="77777777" w:rsidR="00B8759D" w:rsidRDefault="00000000" w:rsidP="00BF4828">
      <w:pPr>
        <w:pStyle w:val="FirstParagraph"/>
        <w:jc w:val="both"/>
      </w:pPr>
      <w:r>
        <w:t xml:space="preserve">The final study features symbol-referent relationships that </w:t>
      </w:r>
      <w:del w:id="320" w:author="Gregor Kachel" w:date="2026-07-14T11:13:00Z" w16du:dateUtc="2026-07-14T09:13:00Z">
        <w:r>
          <w:delText>are</w:delText>
        </w:r>
      </w:del>
      <w:ins w:id="321" w:author="Gregor Kachel" w:date="2026-07-14T11:13:00Z" w16du:dateUtc="2026-07-14T09:13:00Z">
        <w:r>
          <w:t>were</w:t>
        </w:r>
      </w:ins>
      <w:r>
        <w:t xml:space="preserve"> based on analogies in size or number without cues and targets sharing similarities in other visual aspects, and while avoiding to draw on conventions in graphic communication. In order to correctly interpret the symbol-referent relationships employed here, children </w:t>
      </w:r>
      <w:del w:id="322" w:author="Gregor Kachel" w:date="2026-07-14T11:13:00Z" w16du:dateUtc="2026-07-14T09:13:00Z">
        <w:r>
          <w:delText>need</w:delText>
        </w:r>
      </w:del>
      <w:ins w:id="323" w:author="Gregor Kachel" w:date="2026-07-14T11:13:00Z" w16du:dateUtc="2026-07-14T09:13:00Z">
        <w:r>
          <w:t>needed</w:t>
        </w:r>
      </w:ins>
      <w:r>
        <w:t xml:space="preserve"> to </w:t>
      </w:r>
      <w:del w:id="324" w:author="Gregor Kachel" w:date="2026-07-14T11:13:00Z" w16du:dateUtc="2026-07-14T09:13:00Z">
        <w:r>
          <w:delText>infer conceptual order in</w:delText>
        </w:r>
      </w:del>
      <w:ins w:id="325" w:author="Gregor Kachel" w:date="2026-07-14T11:13:00Z" w16du:dateUtc="2026-07-14T09:13:00Z">
        <w:r>
          <w:t>focus on structural features of the</w:t>
        </w:r>
      </w:ins>
      <w:r>
        <w:t xml:space="preserve"> graphical displays. Such processes can be fostered or obstructed by surface level features 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complexity. The two base conditions of study </w:t>
      </w:r>
      <w:del w:id="326" w:author="Gregor Kachel" w:date="2026-07-14T11:13:00Z" w16du:dateUtc="2026-07-14T09:13:00Z">
        <w:r>
          <w:delText>three</w:delText>
        </w:r>
      </w:del>
      <w:ins w:id="327" w:author="Gregor Kachel" w:date="2026-07-14T11:13:00Z" w16du:dateUtc="2026-07-14T09:13:00Z">
        <w:r>
          <w:t>3</w:t>
        </w:r>
      </w:ins>
      <w:r>
        <w:t xml:space="preserve"> are </w:t>
      </w:r>
      <w:r>
        <w:rPr>
          <w:i/>
          <w:iCs/>
        </w:rPr>
        <w:t>Size of Object</w:t>
      </w:r>
      <w:r>
        <w:t xml:space="preserve"> and </w:t>
      </w:r>
      <w:r>
        <w:rPr>
          <w:i/>
          <w:iCs/>
        </w:rPr>
        <w:t>Size of Number.</w:t>
      </w:r>
      <w:r>
        <w:t xml:space="preserve"> Here the cues </w:t>
      </w:r>
      <w:del w:id="328" w:author="Gregor Kachel" w:date="2026-07-14T11:13:00Z" w16du:dateUtc="2026-07-14T09:13:00Z">
        <w:r>
          <w:delText>refer</w:delText>
        </w:r>
      </w:del>
      <w:proofErr w:type="spellStart"/>
      <w:ins w:id="329" w:author="Gregor Kachel" w:date="2026-07-14T11:13:00Z" w16du:dateUtc="2026-07-14T09:13:00Z">
        <w:r>
          <w:t>refered</w:t>
        </w:r>
      </w:ins>
      <w:proofErr w:type="spellEnd"/>
      <w:r>
        <w:t xml:space="preserve"> to a target shape as a whole via an analogy in size or number. As a continuous magnitude, size may be easier to grasp and compare for children than discrete </w:t>
      </w:r>
      <w:del w:id="330" w:author="Gregor Kachel" w:date="2026-07-14T11:13:00Z" w16du:dateUtc="2026-07-14T09:13:00Z">
        <w:r>
          <w:delText>concepts</w:delText>
        </w:r>
      </w:del>
      <w:ins w:id="331" w:author="Gregor Kachel" w:date="2026-07-14T11:13:00Z" w16du:dateUtc="2026-07-14T09:13:00Z">
        <w:r>
          <w:t>magnitudes</w:t>
        </w:r>
      </w:ins>
      <w:r>
        <w:t xml:space="preserve"> (Leibovich, Katzin, Harel, &amp; Henik, 2017). </w:t>
      </w:r>
      <w:del w:id="332" w:author="Gregor Kachel" w:date="2026-07-14T11:13:00Z" w16du:dateUtc="2026-07-14T09:13:00Z">
        <w:r>
          <w:delText>They</w:delText>
        </w:r>
      </w:del>
      <w:ins w:id="333" w:author="Gregor Kachel" w:date="2026-07-14T11:13:00Z" w16du:dateUtc="2026-07-14T09:13:00Z">
        <w:r>
          <w:t>Both</w:t>
        </w:r>
      </w:ins>
      <w:r>
        <w:t xml:space="preserve"> are complemented by the conditions </w:t>
      </w:r>
      <w:r>
        <w:rPr>
          <w:i/>
          <w:iCs/>
        </w:rPr>
        <w:t>Size of Feature</w:t>
      </w:r>
      <w:r>
        <w:t xml:space="preserve"> and </w:t>
      </w:r>
      <w:r>
        <w:rPr>
          <w:i/>
          <w:iCs/>
        </w:rPr>
        <w:t>Number of Feature</w:t>
      </w:r>
      <w:r>
        <w:t xml:space="preserve"> in which the cues </w:t>
      </w:r>
      <w:del w:id="334" w:author="Gregor Kachel" w:date="2026-07-14T11:13:00Z" w16du:dateUtc="2026-07-14T09:13:00Z">
        <w:r>
          <w:delText>refer</w:delText>
        </w:r>
      </w:del>
      <w:proofErr w:type="spellStart"/>
      <w:ins w:id="335" w:author="Gregor Kachel" w:date="2026-07-14T11:13:00Z" w16du:dateUtc="2026-07-14T09:13:00Z">
        <w:r>
          <w:t>refered</w:t>
        </w:r>
      </w:ins>
      <w:proofErr w:type="spellEnd"/>
      <w:r>
        <w:t xml:space="preserve"> to a salient aspect of the target stimuli. In these cases, extracting </w:t>
      </w:r>
      <w:del w:id="336" w:author="Gregor Kachel" w:date="2026-07-14T11:13:00Z" w16du:dateUtc="2026-07-14T09:13:00Z">
        <w:r>
          <w:delText>conceptual</w:delText>
        </w:r>
      </w:del>
      <w:ins w:id="337" w:author="Gregor Kachel" w:date="2026-07-14T11:13:00Z" w16du:dateUtc="2026-07-14T09:13:00Z">
        <w:r>
          <w:t>relevant</w:t>
        </w:r>
      </w:ins>
      <w:r>
        <w:t xml:space="preserve"> information is arguably more demanding. Children need to shift attention from a holistic apprehension to exploring specific aspects in isolation, which should make feature tasks more demanding (Callaghan, 1990; Diamond, Carlson, &amp; Beck, 2016; Shepp, Barrett, &amp; Kolbet, 1987). The overall performance across the ages as well as the relative offset in the age at which children solve a task based on symbol-referent relationships targeting objects or their features, can then serve to evaluate such surface-level effects across two different domains. Prior to data collection, we hypothesized that children will succeed earlier with symbol-referent relationships based in size than in number, and that children will succeed earlier when cues refer to a target object per se rather than a salient feature thereof.</w:t>
      </w:r>
      <w:ins w:id="338" w:author="Gregor Kachel" w:date="2026-07-14T11:13:00Z" w16du:dateUtc="2026-07-14T09:13:00Z">
        <w:r>
          <w:t xml:space="preserve"> The study was preregistered online </w:t>
        </w:r>
        <w:r>
          <w:lastRenderedPageBreak/>
          <w:t xml:space="preserve">prior to data collection (please see </w:t>
        </w:r>
      </w:ins>
      <w:hyperlink r:id="rId16">
        <w:r w:rsidR="00B8759D">
          <w:rPr>
            <w:rStyle w:val="Hyperlink"/>
          </w:rPr>
          <w:t>Preregistration Study3</w:t>
        </w:r>
      </w:hyperlink>
      <w:ins w:id="339" w:author="Gregor Kachel" w:date="2026-07-14T11:13:00Z" w16du:dateUtc="2026-07-14T09:13:00Z">
        <w:r>
          <w:t xml:space="preserve">: </w:t>
        </w:r>
      </w:ins>
      <w:hyperlink r:id="rId17">
        <w:r w:rsidR="00B8759D">
          <w:rPr>
            <w:rStyle w:val="Hyperlink"/>
          </w:rPr>
          <w:t>https://aspredicted.org/DR4_B4B</w:t>
        </w:r>
      </w:hyperlink>
      <w:ins w:id="340" w:author="Gregor Kachel" w:date="2026-07-14T11:13:00Z" w16du:dateUtc="2026-07-14T09:13:00Z">
        <w:r>
          <w:t>). Except for stimuli and sample, the methods were identical to study 1.</w:t>
        </w:r>
      </w:ins>
    </w:p>
    <w:p w14:paraId="3736F5A7" w14:textId="77777777" w:rsidR="00B8759D" w:rsidRDefault="00000000" w:rsidP="00BF4828">
      <w:pPr>
        <w:pStyle w:val="berschrift2"/>
        <w:jc w:val="both"/>
        <w:rPr>
          <w:ins w:id="341" w:author="Gregor Kachel" w:date="2026-07-14T11:13:00Z" w16du:dateUtc="2026-07-14T09:13:00Z"/>
        </w:rPr>
      </w:pPr>
      <w:bookmarkStart w:id="342" w:name="participants-and-sample-2"/>
      <w:ins w:id="343" w:author="Gregor Kachel" w:date="2026-07-14T11:13:00Z" w16du:dateUtc="2026-07-14T09:13:00Z">
        <w:r>
          <w:t>Participants and Sample</w:t>
        </w:r>
      </w:ins>
    </w:p>
    <w:p w14:paraId="527AD5E4" w14:textId="77777777" w:rsidR="00B8759D" w:rsidRDefault="00000000" w:rsidP="00BF4828">
      <w:pPr>
        <w:pStyle w:val="FirstParagraph"/>
        <w:jc w:val="both"/>
        <w:rPr>
          <w:ins w:id="344" w:author="Gregor Kachel" w:date="2026-07-14T11:13:00Z" w16du:dateUtc="2026-07-14T09:13:00Z"/>
        </w:rPr>
      </w:pPr>
      <w:ins w:id="345" w:author="Gregor Kachel" w:date="2026-07-14T11:13:00Z" w16du:dateUtc="2026-07-14T09:13:00Z">
        <w:r>
          <w:t>A total of 99 three- to seven-year-old children (M = 59.88 months, SD = 13.44 months, range 36 - 83 months; 55 female) participated. None of these had participated in studies 1 and 2. 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t>
        </w:r>
      </w:ins>
    </w:p>
    <w:p w14:paraId="4D6C7DF2" w14:textId="77777777" w:rsidR="00B8759D" w:rsidRDefault="00000000" w:rsidP="00BF4828">
      <w:pPr>
        <w:pStyle w:val="berschrift2"/>
        <w:jc w:val="both"/>
      </w:pPr>
      <w:bookmarkStart w:id="346" w:name="stimuli-1"/>
      <w:bookmarkEnd w:id="342"/>
      <w:r>
        <w:t>Stimuli</w:t>
      </w:r>
    </w:p>
    <w:p w14:paraId="562878E4" w14:textId="64A0A621" w:rsidR="00BF4828" w:rsidRDefault="00000000" w:rsidP="00BF4828">
      <w:pPr>
        <w:pStyle w:val="FirstParagraph"/>
        <w:jc w:val="both"/>
      </w:pPr>
      <w:r>
        <w:t xml:space="preserve">In </w:t>
      </w:r>
      <w:r>
        <w:rPr>
          <w:i/>
          <w:iCs/>
        </w:rPr>
        <w:t>Size of Object</w:t>
      </w:r>
      <w:r>
        <w:t xml:space="preserve"> the targets in </w:t>
      </w:r>
      <w:proofErr w:type="spellStart"/>
      <w:r>
        <w:t>a</w:t>
      </w:r>
      <w:proofErr w:type="spellEnd"/>
      <w:r>
        <w:t xml:space="preserve"> each trial </w:t>
      </w:r>
      <w:del w:id="347" w:author="Gregor Kachel" w:date="2026-07-14T11:13:00Z" w16du:dateUtc="2026-07-14T09:13:00Z">
        <w:r>
          <w:delText>are</w:delText>
        </w:r>
      </w:del>
      <w:ins w:id="348" w:author="Gregor Kachel" w:date="2026-07-14T11:13:00Z" w16du:dateUtc="2026-07-14T09:13:00Z">
        <w:r>
          <w:t>were</w:t>
        </w:r>
      </w:ins>
      <w:r>
        <w:t xml:space="preserve"> identical shapes that </w:t>
      </w:r>
      <w:del w:id="349" w:author="Gregor Kachel" w:date="2026-07-14T11:13:00Z" w16du:dateUtc="2026-07-14T09:13:00Z">
        <w:r>
          <w:delText>are</w:delText>
        </w:r>
      </w:del>
      <w:ins w:id="350" w:author="Gregor Kachel" w:date="2026-07-14T11:13:00Z" w16du:dateUtc="2026-07-14T09:13:00Z">
        <w:r>
          <w:t>were</w:t>
        </w:r>
      </w:ins>
      <w:r>
        <w:t xml:space="preserve"> either small or large with regard to the </w:t>
      </w:r>
      <w:del w:id="351" w:author="Gregor Kachel" w:date="2026-07-14T11:13:00Z" w16du:dateUtc="2026-07-14T09:13:00Z">
        <w:r>
          <w:delText xml:space="preserve">reference </w:delText>
        </w:r>
      </w:del>
      <w:r>
        <w:t xml:space="preserve">frame they are presented in. To make cue and target shapes as distinct as possible they </w:t>
      </w:r>
      <w:del w:id="352" w:author="Gregor Kachel" w:date="2026-07-14T11:13:00Z" w16du:dateUtc="2026-07-14T09:13:00Z">
        <w:r>
          <w:delText>are</w:delText>
        </w:r>
      </w:del>
      <w:ins w:id="353" w:author="Gregor Kachel" w:date="2026-07-14T11:13:00Z" w16du:dateUtc="2026-07-14T09:13:00Z">
        <w:r>
          <w:t>were</w:t>
        </w:r>
      </w:ins>
      <w:r>
        <w:t xml:space="preserve"> again employing either squares or circles respectively or </w:t>
      </w:r>
      <w:del w:id="354" w:author="Gregor Kachel" w:date="2026-07-14T11:13:00Z" w16du:dateUtc="2026-07-14T09:13:00Z">
        <w:r>
          <w:delText>fully abstract</w:delText>
        </w:r>
      </w:del>
      <w:ins w:id="355" w:author="Gregor Kachel" w:date="2026-07-14T11:13:00Z" w16du:dateUtc="2026-07-14T09:13:00Z">
        <w:r>
          <w:t>less canonical</w:t>
        </w:r>
      </w:ins>
      <w:r>
        <w:t xml:space="preserve"> shapes such as a random scribble or straight lines (cf. figure </w:t>
      </w:r>
      <w:del w:id="356" w:author="Gregor Kachel" w:date="2026-07-14T11:13:00Z" w16du:dateUtc="2026-07-14T09:13:00Z">
        <w:r>
          <w:delText>4</w:delText>
        </w:r>
      </w:del>
      <w:ins w:id="357" w:author="Gregor Kachel" w:date="2026-07-14T11:13:00Z" w16du:dateUtc="2026-07-14T09:13:00Z">
        <w:r>
          <w:t>6</w:t>
        </w:r>
      </w:ins>
      <w:r>
        <w:t xml:space="preserve"> B). For comparability, </w:t>
      </w:r>
      <w:r>
        <w:rPr>
          <w:i/>
          <w:iCs/>
        </w:rPr>
        <w:t>Size of Feature</w:t>
      </w:r>
      <w:r>
        <w:t xml:space="preserve"> </w:t>
      </w:r>
      <w:del w:id="358" w:author="Gregor Kachel" w:date="2026-07-14T11:13:00Z" w16du:dateUtc="2026-07-14T09:13:00Z">
        <w:r>
          <w:delText>employs</w:delText>
        </w:r>
      </w:del>
      <w:ins w:id="359" w:author="Gregor Kachel" w:date="2026-07-14T11:13:00Z" w16du:dateUtc="2026-07-14T09:13:00Z">
        <w:r>
          <w:t>employed</w:t>
        </w:r>
      </w:ins>
      <w:r>
        <w:t xml:space="preserve"> the same cues as </w:t>
      </w:r>
      <w:r>
        <w:rPr>
          <w:i/>
          <w:iCs/>
        </w:rPr>
        <w:t>Size of Object</w:t>
      </w:r>
      <w:r>
        <w:t xml:space="preserve">, but features target shapes with either a relatively large or small void, opening, or protrusion. In </w:t>
      </w:r>
      <w:r>
        <w:rPr>
          <w:i/>
          <w:iCs/>
        </w:rPr>
        <w:t>Number of Object</w:t>
      </w:r>
      <w:r>
        <w:t xml:space="preserve">, cues and targets </w:t>
      </w:r>
      <w:del w:id="360" w:author="Gregor Kachel" w:date="2026-07-14T11:13:00Z" w16du:dateUtc="2026-07-14T09:13:00Z">
        <w:r>
          <w:delText>are</w:delText>
        </w:r>
      </w:del>
      <w:ins w:id="361" w:author="Gregor Kachel" w:date="2026-07-14T11:13:00Z" w16du:dateUtc="2026-07-14T09:13:00Z">
        <w:r>
          <w:t>were</w:t>
        </w:r>
      </w:ins>
      <w:r>
        <w:t xml:space="preserve"> composed of different shapes with some being simple line drawings. The displayed quantities were 1 versus 3, and 2 versus 4. Three- and four-year-olds can reliably distinguish these magnitudes explicitly and implicitly without counting (Mix, Huttenlocher, &amp; Levine, 2002). Special attention was paid to the arrangement of the objects to ensure that the cue and target objects do not </w:t>
      </w:r>
      <w:del w:id="362" w:author="Gregor Kachel" w:date="2026-07-14T11:13:00Z" w16du:dateUtc="2026-07-14T09:13:00Z">
        <w:r>
          <w:delText xml:space="preserve">share visually similarity by forming a similar pattern, which is difficult as such small number arrays lend themselves to being grouped </w:delText>
        </w:r>
        <w:r>
          <w:lastRenderedPageBreak/>
          <w:delText>into canonical shapes by Gestalt principles such as proximity and closure. This issue</w:delText>
        </w:r>
      </w:del>
      <w:ins w:id="363" w:author="Gregor Kachel" w:date="2026-07-14T11:13:00Z" w16du:dateUtc="2026-07-14T09:13:00Z">
        <w:r>
          <w:t>form a similar pattern. This</w:t>
        </w:r>
      </w:ins>
      <w:r>
        <w:t xml:space="preserve"> was addressed by presenting the targets depicting the magnitudes three and four as if outlining irregular shapes. By contrast, the corresponding cues were aligned along a vertical </w:t>
      </w:r>
      <w:proofErr w:type="spellStart"/>
      <w:r>
        <w:t>of</w:t>
      </w:r>
      <w:proofErr w:type="spellEnd"/>
      <w:r>
        <w:t xml:space="preserve"> horizontal axis. For comparability, </w:t>
      </w:r>
      <w:r>
        <w:rPr>
          <w:i/>
          <w:iCs/>
        </w:rPr>
        <w:t>Number of Feature</w:t>
      </w:r>
      <w:r>
        <w:t xml:space="preserve"> employs the same cues as </w:t>
      </w:r>
      <w:r>
        <w:rPr>
          <w:i/>
          <w:iCs/>
        </w:rPr>
        <w:t>Number of Object</w:t>
      </w:r>
      <w:r>
        <w:t xml:space="preserve">. To evoke a sense of quantity in the closed forms serving as choice options, the target shapes in </w:t>
      </w:r>
      <w:r>
        <w:rPr>
          <w:i/>
          <w:iCs/>
        </w:rPr>
        <w:t>Number of Feature</w:t>
      </w:r>
      <w:r>
        <w:t xml:space="preserve"> either </w:t>
      </w:r>
      <w:del w:id="364" w:author="Gregor Kachel" w:date="2026-07-14T11:13:00Z" w16du:dateUtc="2026-07-14T09:13:00Z">
        <w:r>
          <w:delText>have</w:delText>
        </w:r>
      </w:del>
      <w:ins w:id="365" w:author="Gregor Kachel" w:date="2026-07-14T11:13:00Z" w16du:dateUtc="2026-07-14T09:13:00Z">
        <w:r>
          <w:t>had</w:t>
        </w:r>
      </w:ins>
      <w:r>
        <w:t xml:space="preserve"> salient protrusions, or partial areas resulting from incisions. For an overview of all stimuli presented in Study 3, see figure </w:t>
      </w:r>
      <w:del w:id="366" w:author="Gregor Kachel" w:date="2026-07-14T11:13:00Z" w16du:dateUtc="2026-07-14T09:13:00Z">
        <w:r>
          <w:delText>4</w:delText>
        </w:r>
      </w:del>
      <w:ins w:id="367" w:author="Gregor Kachel" w:date="2026-07-14T11:13:00Z" w16du:dateUtc="2026-07-14T09:13:00Z">
        <w:r>
          <w:t>6</w:t>
        </w:r>
      </w:ins>
      <w:r>
        <w:t>.</w:t>
      </w:r>
    </w:p>
    <w:p w14:paraId="375051AF" w14:textId="77777777" w:rsidR="005D4CD1" w:rsidRDefault="00000000" w:rsidP="00671125">
      <w:pPr>
        <w:pStyle w:val="berschrift2"/>
        <w:jc w:val="both"/>
        <w:rPr>
          <w:del w:id="368" w:author="Gregor Kachel" w:date="2026-07-14T11:13:00Z" w16du:dateUtc="2026-07-14T09:13:00Z"/>
        </w:rPr>
      </w:pPr>
      <w:del w:id="369" w:author="Gregor Kachel" w:date="2026-07-14T11:13:00Z" w16du:dateUtc="2026-07-14T09:13:00Z">
        <w:r>
          <w:delText>Participants and Sample</w:delText>
        </w:r>
      </w:del>
    </w:p>
    <w:p w14:paraId="1F5A6A9D" w14:textId="77777777" w:rsidR="005D4CD1" w:rsidRDefault="00000000" w:rsidP="00671125">
      <w:pPr>
        <w:pStyle w:val="FirstParagraph"/>
        <w:jc w:val="both"/>
        <w:rPr>
          <w:del w:id="370" w:author="Gregor Kachel" w:date="2026-07-14T11:13:00Z" w16du:dateUtc="2026-07-14T09:13:00Z"/>
        </w:rPr>
      </w:pPr>
      <w:del w:id="371" w:author="Gregor Kachel" w:date="2026-07-14T11:13:00Z" w16du:dateUtc="2026-07-14T09:13:00Z">
        <w:r>
          <w:delText>A total of 99 three- to seven-year-old children (M = 59.88 months, SD = 13.44 months, range 36 - 83 months; 55 female) participated. None of these had participated in the previous studies. 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delText>
        </w:r>
      </w:del>
    </w:p>
    <w:p w14:paraId="12446342" w14:textId="0C86BF68" w:rsidR="00B8759D" w:rsidRDefault="00BF4828" w:rsidP="00BF4828">
      <w:pPr>
        <w:spacing w:before="0" w:after="200" w:line="240" w:lineRule="auto"/>
        <w:rPr>
          <w:ins w:id="372" w:author="Gregor Kachel" w:date="2026-07-14T11:13:00Z" w16du:dateUtc="2026-07-14T09:13:00Z"/>
        </w:rPr>
      </w:pPr>
      <w:ins w:id="373" w:author="Gregor Kachel" w:date="2026-07-14T11:13:00Z" w16du:dateUtc="2026-07-14T09:13:00Z">
        <w:r>
          <w:br w:type="page"/>
        </w:r>
      </w:ins>
    </w:p>
    <w:p w14:paraId="69B2A3B5" w14:textId="77777777" w:rsidR="00B8759D" w:rsidRDefault="00000000" w:rsidP="00BF4828">
      <w:pPr>
        <w:pStyle w:val="CaptionedFigure"/>
        <w:framePr w:wrap="notBeside"/>
        <w:jc w:val="both"/>
        <w:rPr>
          <w:ins w:id="374" w:author="Gregor Kachel" w:date="2026-07-14T11:13:00Z" w16du:dateUtc="2026-07-14T09:13:00Z"/>
        </w:rPr>
      </w:pPr>
      <w:ins w:id="375" w:author="Gregor Kachel" w:date="2026-07-14T11:13:00Z" w16du:dateUtc="2026-07-14T09:13:00Z">
        <w:r>
          <w:rPr>
            <w:noProof/>
          </w:rPr>
          <w:lastRenderedPageBreak/>
          <w:drawing>
            <wp:inline distT="0" distB="0" distL="0" distR="0" wp14:anchorId="096D7D98" wp14:editId="4877D8E8">
              <wp:extent cx="5670550" cy="1875495"/>
              <wp:effectExtent l="0" t="0" r="0" b="0"/>
              <wp:docPr id="59" name="Picture" descr="Figure 6: Stimuli for Study 3.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60" name="Picture" descr="symlit_rep_manuscript_revision_2_files/9ecabf7406d2d3165659ad42d9e1ede8d80592ae.png"/>
                      <pic:cNvPicPr>
                        <a:picLocks noChangeAspect="1" noChangeArrowheads="1"/>
                      </pic:cNvPicPr>
                    </pic:nvPicPr>
                    <pic:blipFill>
                      <a:blip r:embed="rId18"/>
                      <a:stretch>
                        <a:fillRect/>
                      </a:stretch>
                    </pic:blipFill>
                    <pic:spPr bwMode="auto">
                      <a:xfrm>
                        <a:off x="0" y="0"/>
                        <a:ext cx="5670550" cy="1875495"/>
                      </a:xfrm>
                      <a:prstGeom prst="rect">
                        <a:avLst/>
                      </a:prstGeom>
                      <a:noFill/>
                      <a:ln w="9525">
                        <a:noFill/>
                        <a:headEnd/>
                        <a:tailEnd/>
                      </a:ln>
                    </pic:spPr>
                  </pic:pic>
                </a:graphicData>
              </a:graphic>
            </wp:inline>
          </w:drawing>
        </w:r>
      </w:ins>
    </w:p>
    <w:p w14:paraId="053F51A4" w14:textId="77777777" w:rsidR="00B8759D" w:rsidRDefault="00000000" w:rsidP="00BF4828">
      <w:pPr>
        <w:pStyle w:val="ImageCaption"/>
        <w:jc w:val="both"/>
        <w:rPr>
          <w:ins w:id="376" w:author="Gregor Kachel" w:date="2026-07-14T11:13:00Z" w16du:dateUtc="2026-07-14T09:13:00Z"/>
        </w:rPr>
      </w:pPr>
      <w:bookmarkStart w:id="377" w:name="fig:plot-study3stimuli"/>
      <w:bookmarkEnd w:id="377"/>
      <w:ins w:id="378" w:author="Gregor Kachel" w:date="2026-07-14T11:13:00Z" w16du:dateUtc="2026-07-14T09:13:00Z">
        <w:r>
          <w:rPr>
            <w:i/>
            <w:iCs/>
          </w:rPr>
          <w:t>Figure</w:t>
        </w:r>
        <w:r>
          <w:t xml:space="preserve"> 6. </w:t>
        </w:r>
        <w:r>
          <w:rPr>
            <w:i/>
            <w:iCs/>
          </w:rPr>
          <w:t>Stimuli for Study 3.</w:t>
        </w:r>
        <w:r>
          <w:t xml:space="preserve"> Panels illustrate (A) an example stimulus combination (distractor, cue, target), and (B) all items of the four conditions with targets in blue and cues as drawings.</w:t>
        </w:r>
      </w:ins>
    </w:p>
    <w:p w14:paraId="692BAFDB" w14:textId="77777777" w:rsidR="00B8759D" w:rsidRDefault="00000000" w:rsidP="00BF4828">
      <w:pPr>
        <w:pStyle w:val="Textkrper"/>
        <w:jc w:val="both"/>
        <w:rPr>
          <w:ins w:id="379" w:author="Gregor Kachel" w:date="2026-07-14T11:13:00Z" w16du:dateUtc="2026-07-14T09:13:00Z"/>
        </w:rPr>
      </w:pPr>
      <w:ins w:id="380" w:author="Gregor Kachel" w:date="2026-07-14T11:13:00Z" w16du:dateUtc="2026-07-14T09:13:00Z">
        <w:r>
          <w:rPr>
            <w:b/>
            <w:bCs/>
          </w:rPr>
          <w:t>ALT-TEXT FIGURE 6</w:t>
        </w:r>
        <w:r>
          <w:t xml:space="preserve"> </w:t>
        </w:r>
        <w:r>
          <w:rPr>
            <w:i/>
            <w:iCs/>
          </w:rPr>
          <w:t>A panel of illustrations of the stimulus material used in Study 3. The top-row shows an example for a specific trial (cue, target, distractor), the second row has 4x4 matrices with all stimuli of the conditions.</w:t>
        </w:r>
      </w:ins>
    </w:p>
    <w:p w14:paraId="4C065600" w14:textId="77777777" w:rsidR="00B8759D" w:rsidRDefault="00000000" w:rsidP="00BF4828">
      <w:pPr>
        <w:pStyle w:val="berschrift2"/>
        <w:jc w:val="both"/>
      </w:pPr>
      <w:bookmarkStart w:id="381" w:name="results-2"/>
      <w:bookmarkEnd w:id="346"/>
      <w:r>
        <w:t>Results</w:t>
      </w:r>
    </w:p>
    <w:p w14:paraId="4BBD43EB" w14:textId="77777777" w:rsidR="005D4CD1" w:rsidRDefault="00000000" w:rsidP="00671125">
      <w:pPr>
        <w:pStyle w:val="FirstParagraph"/>
        <w:jc w:val="both"/>
        <w:rPr>
          <w:del w:id="382" w:author="Gregor Kachel" w:date="2026-07-14T11:13:00Z" w16du:dateUtc="2026-07-14T09:13:00Z"/>
        </w:rPr>
      </w:pPr>
      <w:del w:id="383" w:author="Gregor Kachel" w:date="2026-07-14T11:13:00Z" w16du:dateUtc="2026-07-14T09:13:00Z">
        <w:r>
          <w:delText xml:space="preserve">PPCs </w:delText>
        </w:r>
      </w:del>
      <w:ins w:id="384" w:author="Gregor Kachel" w:date="2026-07-14T11:13:00Z" w16du:dateUtc="2026-07-14T09:13:00Z">
        <w:r>
          <w:t xml:space="preserve">As above, model diagnostics </w:t>
        </w:r>
      </w:ins>
      <w:r>
        <w:t xml:space="preserve">indicated </w:t>
      </w:r>
      <w:ins w:id="385" w:author="Gregor Kachel" w:date="2026-07-14T11:13:00Z" w16du:dateUtc="2026-07-14T09:13:00Z">
        <w:r>
          <w:t xml:space="preserve">convergence, </w:t>
        </w:r>
      </w:ins>
      <w:r>
        <w:t xml:space="preserve">excellent fit </w:t>
      </w:r>
      <w:del w:id="386" w:author="Gregor Kachel" w:date="2026-07-14T11:13:00Z" w16du:dateUtc="2026-07-14T09:13:00Z">
        <w:r>
          <w:delText xml:space="preserve">of observed data </w:delText>
        </w:r>
      </w:del>
      <w:r>
        <w:t xml:space="preserve">and </w:t>
      </w:r>
      <w:del w:id="387" w:author="Gregor Kachel" w:date="2026-07-14T11:13:00Z" w16du:dateUtc="2026-07-14T09:13:00Z">
        <w:r>
          <w:delText>model predictions in both models. Model diagnostics were drawn</w:delText>
        </w:r>
      </w:del>
      <w:ins w:id="388" w:author="Gregor Kachel" w:date="2026-07-14T11:13:00Z" w16du:dateUtc="2026-07-14T09:13:00Z">
        <w:r>
          <w:t>reliable posterior estimates</w:t>
        </w:r>
      </w:ins>
      <w:r>
        <w:t xml:space="preserve"> for </w:t>
      </w:r>
      <w:del w:id="389" w:author="Gregor Kachel" w:date="2026-07-14T11:13:00Z" w16du:dateUtc="2026-07-14T09:13:00Z">
        <w:r>
          <w:delText>the</w:delText>
        </w:r>
      </w:del>
      <w:ins w:id="390" w:author="Gregor Kachel" w:date="2026-07-14T11:13:00Z" w16du:dateUtc="2026-07-14T09:13:00Z">
        <w:r>
          <w:t>both</w:t>
        </w:r>
      </w:ins>
      <w:r>
        <w:t xml:space="preserve"> full and null model </w:t>
      </w:r>
      <w:del w:id="391" w:author="Gregor Kachel" w:date="2026-07-14T11:13:00Z" w16du:dateUtc="2026-07-14T09:13:00Z">
        <w:r>
          <w:delText>in study 3. Rhat values in both models were equal to one, indicating convergence across all chains. Effective sample sizes for all fixed effects in</w:delText>
        </w:r>
      </w:del>
      <w:ins w:id="392" w:author="Gregor Kachel" w:date="2026-07-14T11:13:00Z" w16du:dateUtc="2026-07-14T09:13:00Z">
        <w:r>
          <w:t>with comparable WAIC and ELPD results (cf. supplementary material). Hence, results from</w:t>
        </w:r>
      </w:ins>
      <w:r>
        <w:t xml:space="preserve"> the full model </w:t>
      </w:r>
      <w:del w:id="393" w:author="Gregor Kachel" w:date="2026-07-14T11:13:00Z" w16du:dateUtc="2026-07-14T09:13:00Z">
        <w:r>
          <w:delText>(Bulk ESS, mean = 6552, range 4556 - 8586) and the null model (Bulk ESS, mean = 7253, range 5531 - 8885) were &gt; 1000, indicating reliable posterior estimations.</w:delText>
        </w:r>
      </w:del>
    </w:p>
    <w:p w14:paraId="2A1E17FE" w14:textId="77777777" w:rsidR="00B8759D" w:rsidRDefault="00000000" w:rsidP="00BF4828">
      <w:pPr>
        <w:pStyle w:val="FirstParagraph"/>
        <w:jc w:val="both"/>
      </w:pPr>
      <w:del w:id="394" w:author="Gregor Kachel" w:date="2026-07-14T11:13:00Z" w16du:dateUtc="2026-07-14T09:13:00Z">
        <w:r>
          <w:delText xml:space="preserve">When comparing performance, the full model showed a better fit (ELPD = -941.75) relative to the null model (ELPD = -945.94). The WAIC values also favored the full model </w:delText>
        </w:r>
        <w:r>
          <w:lastRenderedPageBreak/>
          <w:delText>(WAIC = 1,883.49) over the null model (WAIC = 1,891.88). Despite the slightly lower WAIC and higher ELPD of the full model, the difference in predictive accuracy (ELPD Diff = -4.19) remains almost within the range of sampling uncertainty (SE = 3.97). In the absence of substantial differences, the full model is</w:delText>
        </w:r>
      </w:del>
      <w:ins w:id="395" w:author="Gregor Kachel" w:date="2026-07-14T11:13:00Z" w16du:dateUtc="2026-07-14T09:13:00Z">
        <w:r>
          <w:t>are</w:t>
        </w:r>
      </w:ins>
      <w:r>
        <w:t xml:space="preserve"> reported below in line with the preregistration.</w:t>
      </w:r>
      <w:ins w:id="396" w:author="Gregor Kachel" w:date="2026-07-14T11:13:00Z" w16du:dateUtc="2026-07-14T09:13:00Z">
        <w:r>
          <w:t xml:space="preserve"> </w:t>
        </w:r>
        <w:r>
          <w:rPr>
            <w:i/>
            <w:iCs/>
          </w:rPr>
          <w:t>Size of Object</w:t>
        </w:r>
        <w:r>
          <w:t xml:space="preserve"> was used as reference category</w:t>
        </w:r>
        <w:r>
          <w:rPr>
            <w:i/>
            <w:iCs/>
          </w:rPr>
          <w:t>.</w:t>
        </w:r>
        <w:r>
          <w:t xml:space="preserve"> </w:t>
        </w:r>
      </w:ins>
      <w:r>
        <w:t>Overall, children’s performance increased with age (</w:t>
      </w:r>
      <m:oMath>
        <m:r>
          <w:rPr>
            <w:rFonts w:ascii="Cambria Math" w:hAnsi="Cambria Math"/>
          </w:rPr>
          <m:t>β</m:t>
        </m:r>
      </m:oMath>
      <w:r>
        <w:t xml:space="preserve"> = 0.70, 95% CrI [0.44, 0.97]) and with trial number (</w:t>
      </w:r>
      <m:oMath>
        <m:r>
          <w:rPr>
            <w:rFonts w:ascii="Cambria Math" w:hAnsi="Cambria Math"/>
          </w:rPr>
          <m:t>β</m:t>
        </m:r>
      </m:oMath>
      <w:r>
        <w:t xml:space="preserve"> = 0.21, 95% CrI [0.06, 0.36]), indicating general improvement across development and time-on-task. Relative to </w:t>
      </w:r>
      <w:r>
        <w:rPr>
          <w:i/>
          <w:iCs/>
        </w:rPr>
        <w:t>Size of Object</w:t>
      </w:r>
      <w:r>
        <w:t xml:space="preserve">, participants were substantially less accurate in </w:t>
      </w:r>
      <w:r>
        <w:rPr>
          <w:i/>
          <w:iCs/>
        </w:rPr>
        <w:t>Size of Feature</w:t>
      </w:r>
      <w:r>
        <w:t xml:space="preserve"> (beta = -0.71, 95% </w:t>
      </w:r>
      <w:proofErr w:type="spellStart"/>
      <w:r>
        <w:t>CrI</w:t>
      </w:r>
      <w:proofErr w:type="spellEnd"/>
      <w:r>
        <w:t xml:space="preserve"> [-1.06, -0.36]). A smaller, marginal effect was observed in </w:t>
      </w:r>
      <w:r>
        <w:rPr>
          <w:i/>
          <w:iCs/>
        </w:rPr>
        <w:t>Number of Feature</w:t>
      </w:r>
      <w:r>
        <w:t xml:space="preserve"> (</w:t>
      </w:r>
      <m:oMath>
        <m:r>
          <w:rPr>
            <w:rFonts w:ascii="Cambria Math" w:hAnsi="Cambria Math"/>
          </w:rPr>
          <m:t>β</m:t>
        </m:r>
      </m:oMath>
      <w:r>
        <w:t xml:space="preserve"> = -0.31, 95% CrI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xml:space="preserve">. Generally, the conditions relying on feature-based reference are associated with lower overall performance and weaker developmental gains. The best overview of the relative performance across conditions and the corresponding </w:t>
      </w:r>
      <w:ins w:id="397" w:author="Gregor Kachel" w:date="2026-07-14T11:13:00Z" w16du:dateUtc="2026-07-14T09:13:00Z">
        <w:r>
          <w:t xml:space="preserve">estimates for the </w:t>
        </w:r>
      </w:ins>
      <w:r>
        <w:t xml:space="preserve">age of success is provided </w:t>
      </w:r>
      <w:del w:id="398" w:author="Gregor Kachel" w:date="2026-07-14T11:13:00Z" w16du:dateUtc="2026-07-14T09:13:00Z">
        <w:r>
          <w:delText>by plotting the model estimates (cf. </w:delText>
        </w:r>
      </w:del>
      <w:ins w:id="399" w:author="Gregor Kachel" w:date="2026-07-14T11:13:00Z" w16du:dateUtc="2026-07-14T09:13:00Z">
        <w:r>
          <w:t xml:space="preserve">in </w:t>
        </w:r>
      </w:ins>
      <w:r>
        <w:t xml:space="preserve">figure </w:t>
      </w:r>
      <w:del w:id="400" w:author="Gregor Kachel" w:date="2026-07-14T11:13:00Z" w16du:dateUtc="2026-07-14T09:13:00Z">
        <w:r>
          <w:delText>4).</w:delText>
        </w:r>
      </w:del>
      <w:ins w:id="401" w:author="Gregor Kachel" w:date="2026-07-14T11:13:00Z" w16du:dateUtc="2026-07-14T09:13:00Z">
        <w:r>
          <w:t>7.</w:t>
        </w:r>
      </w:ins>
    </w:p>
    <w:p w14:paraId="4040A15D" w14:textId="5490148B" w:rsidR="005D4CD1" w:rsidRDefault="005D4CD1" w:rsidP="00671125">
      <w:pPr>
        <w:pStyle w:val="CaptionedFigure"/>
        <w:framePr w:wrap="notBeside"/>
        <w:jc w:val="both"/>
        <w:rPr>
          <w:del w:id="402" w:author="Gregor Kachel" w:date="2026-07-14T11:13:00Z" w16du:dateUtc="2026-07-14T09:13:00Z"/>
        </w:rPr>
      </w:pPr>
    </w:p>
    <w:p w14:paraId="5F8B2484" w14:textId="77777777" w:rsidR="00B8759D" w:rsidRDefault="00000000" w:rsidP="00BF4828">
      <w:pPr>
        <w:pStyle w:val="CaptionedFigure"/>
        <w:framePr w:wrap="notBeside"/>
        <w:jc w:val="both"/>
        <w:rPr>
          <w:ins w:id="403" w:author="Gregor Kachel" w:date="2026-07-14T11:13:00Z" w16du:dateUtc="2026-07-14T09:13:00Z"/>
        </w:rPr>
      </w:pPr>
      <w:ins w:id="404" w:author="Gregor Kachel" w:date="2026-07-14T11:13:00Z" w16du:dateUtc="2026-07-14T09:13:00Z">
        <w:r>
          <w:rPr>
            <w:noProof/>
          </w:rPr>
          <w:drawing>
            <wp:inline distT="0" distB="0" distL="0" distR="0" wp14:anchorId="38C907F6" wp14:editId="13432D61">
              <wp:extent cx="5670550" cy="2046297"/>
              <wp:effectExtent l="0" t="0" r="0" b="0"/>
              <wp:docPr id="64" name="Picture" descr="Figure 7: Developmental Trajectories for Study 3.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 xmlns:a="http://schemas.openxmlformats.org/drawingml/2006/main">
                <a:graphicData uri="http://schemas.openxmlformats.org/drawingml/2006/picture">
                  <pic:pic xmlns:pic="http://schemas.openxmlformats.org/drawingml/2006/picture">
                    <pic:nvPicPr>
                      <pic:cNvPr id="65" name="Picture" descr="symlit_rep_manuscript_revision_2_files/d1b4f39648326a1a2209221cb9f08100ce5e9a75.png"/>
                      <pic:cNvPicPr>
                        <a:picLocks noChangeAspect="1" noChangeArrowheads="1"/>
                      </pic:cNvPicPr>
                    </pic:nvPicPr>
                    <pic:blipFill>
                      <a:blip r:embed="rId19"/>
                      <a:stretch>
                        <a:fillRect/>
                      </a:stretch>
                    </pic:blipFill>
                    <pic:spPr bwMode="auto">
                      <a:xfrm>
                        <a:off x="0" y="0"/>
                        <a:ext cx="5670550" cy="2046297"/>
                      </a:xfrm>
                      <a:prstGeom prst="rect">
                        <a:avLst/>
                      </a:prstGeom>
                      <a:noFill/>
                      <a:ln w="9525">
                        <a:noFill/>
                        <a:headEnd/>
                        <a:tailEnd/>
                      </a:ln>
                    </pic:spPr>
                  </pic:pic>
                </a:graphicData>
              </a:graphic>
            </wp:inline>
          </w:drawing>
        </w:r>
      </w:ins>
    </w:p>
    <w:p w14:paraId="7804D376" w14:textId="77777777" w:rsidR="00B8759D" w:rsidRDefault="00000000" w:rsidP="00BF4828">
      <w:pPr>
        <w:pStyle w:val="ImageCaption"/>
        <w:jc w:val="both"/>
      </w:pPr>
      <w:bookmarkStart w:id="405" w:name="fig:plot-study3"/>
      <w:bookmarkEnd w:id="405"/>
      <w:r>
        <w:rPr>
          <w:i/>
          <w:iCs/>
        </w:rPr>
        <w:t>Figure</w:t>
      </w:r>
      <w:r>
        <w:t xml:space="preserve"> </w:t>
      </w:r>
      <w:del w:id="406" w:author="Gregor Kachel" w:date="2026-07-14T11:13:00Z" w16du:dateUtc="2026-07-14T09:13:00Z">
        <w:r>
          <w:delText xml:space="preserve">4. </w:delText>
        </w:r>
        <w:r>
          <w:rPr>
            <w:i/>
            <w:iCs/>
          </w:rPr>
          <w:delText>Stimuli and</w:delText>
        </w:r>
      </w:del>
      <w:ins w:id="407" w:author="Gregor Kachel" w:date="2026-07-14T11:13:00Z" w16du:dateUtc="2026-07-14T09:13:00Z">
        <w:r>
          <w:t>7.</w:t>
        </w:r>
      </w:ins>
      <w:r>
        <w:t xml:space="preserve"> </w:t>
      </w:r>
      <w:r>
        <w:rPr>
          <w:i/>
          <w:iCs/>
        </w:rPr>
        <w:t>Developmental Trajectories for Study 3.</w:t>
      </w:r>
      <w:r>
        <w:t xml:space="preserve"> </w:t>
      </w:r>
      <w:del w:id="408" w:author="Gregor Kachel" w:date="2026-07-14T11:13:00Z" w16du:dateUtc="2026-07-14T09:13:00Z">
        <w:r>
          <w:delText>Panels illustrate (A) an example stimulus combination (distractor, cue, target), (B) all items of the respective conditions and (C) results.</w:delText>
        </w:r>
      </w:del>
      <w:ins w:id="409" w:author="Gregor Kachel" w:date="2026-07-14T11:13:00Z" w16du:dateUtc="2026-07-14T09:13:00Z">
        <w:r>
          <w:t>Transparent dots represent individual means for participants.</w:t>
        </w:r>
      </w:ins>
      <w:r>
        <w:t xml:space="preserve"> </w:t>
      </w:r>
      <w:proofErr w:type="spellStart"/>
      <w:r>
        <w:t>Coloured</w:t>
      </w:r>
      <w:proofErr w:type="spellEnd"/>
      <w:r>
        <w:t xml:space="preserve"> lines indicate smoothed mean performance by age. Shaded areas represent 95% </w:t>
      </w:r>
      <w:del w:id="410" w:author="Gregor Kachel" w:date="2026-07-14T11:13:00Z" w16du:dateUtc="2026-07-14T09:13:00Z">
        <w:r>
          <w:delText>CIs</w:delText>
        </w:r>
      </w:del>
      <w:proofErr w:type="spellStart"/>
      <w:ins w:id="411" w:author="Gregor Kachel" w:date="2026-07-14T11:13:00Z" w16du:dateUtc="2026-07-14T09:13:00Z">
        <w:r>
          <w:t>CrIs</w:t>
        </w:r>
      </w:ins>
      <w:proofErr w:type="spellEnd"/>
      <w:r>
        <w:t>. The dashed line demarcates chance level</w:t>
      </w:r>
      <w:del w:id="412" w:author="Gregor Kachel" w:date="2026-07-14T11:13:00Z" w16du:dateUtc="2026-07-14T09:13:00Z">
        <w:r>
          <w:delText xml:space="preserve"> and the dots represent individual means.</w:delText>
        </w:r>
      </w:del>
      <w:ins w:id="413" w:author="Gregor Kachel" w:date="2026-07-14T11:13:00Z" w16du:dateUtc="2026-07-14T09:13:00Z">
        <w:r>
          <w:t>.</w:t>
        </w:r>
      </w:ins>
      <w:r>
        <w:t xml:space="preserve"> The colored dots and </w:t>
      </w:r>
      <w:del w:id="414" w:author="Gregor Kachel" w:date="2026-07-14T11:13:00Z" w16du:dateUtc="2026-07-14T09:13:00Z">
        <w:r>
          <w:delText>annotation</w:delText>
        </w:r>
      </w:del>
      <w:ins w:id="415" w:author="Gregor Kachel" w:date="2026-07-14T11:13:00Z" w16du:dateUtc="2026-07-14T09:13:00Z">
        <w:r>
          <w:t>annotations</w:t>
        </w:r>
      </w:ins>
      <w:r>
        <w:t xml:space="preserve"> indicate when children’s performance exceeds chance level.</w:t>
      </w:r>
      <w:ins w:id="416" w:author="Gregor Kachel" w:date="2026-07-14T11:13:00Z" w16du:dateUtc="2026-07-14T09:13:00Z">
        <w:r>
          <w:t xml:space="preserve"> Overlays provide example stimuli for each condition.</w:t>
        </w:r>
      </w:ins>
    </w:p>
    <w:p w14:paraId="6C314B34" w14:textId="77777777" w:rsidR="00B8759D" w:rsidRDefault="00000000" w:rsidP="00BF4828">
      <w:pPr>
        <w:pStyle w:val="Textkrper"/>
        <w:jc w:val="both"/>
        <w:rPr>
          <w:ins w:id="417" w:author="Gregor Kachel" w:date="2026-07-14T11:13:00Z" w16du:dateUtc="2026-07-14T09:13:00Z"/>
        </w:rPr>
      </w:pPr>
      <w:ins w:id="418" w:author="Gregor Kachel" w:date="2026-07-14T11:13:00Z" w16du:dateUtc="2026-07-14T09:13:00Z">
        <w:r>
          <w:rPr>
            <w:b/>
            <w:bCs/>
          </w:rPr>
          <w:t>ALT-TEXT FIGURE 7</w:t>
        </w:r>
        <w:r>
          <w:t xml:space="preserve"> </w:t>
        </w:r>
        <w:r>
          <w:rPr>
            <w:i/>
            <w:iCs/>
          </w:rPr>
          <w:t>A panel of illustrations providing results and example stimuli for all four experimental conditions in study 3. Smoothed lines show developmental trajectories as the proportion of correct choices against children’s ages.</w:t>
        </w:r>
      </w:ins>
    </w:p>
    <w:p w14:paraId="3A1EF51D" w14:textId="77777777" w:rsidR="00B8759D" w:rsidRDefault="00000000" w:rsidP="00BF4828">
      <w:pPr>
        <w:pStyle w:val="berschrift2"/>
        <w:jc w:val="both"/>
      </w:pPr>
      <w:bookmarkStart w:id="419" w:name="discussion-2"/>
      <w:bookmarkEnd w:id="381"/>
      <w:r>
        <w:t>Discussion</w:t>
      </w:r>
    </w:p>
    <w:p w14:paraId="50AE30AD" w14:textId="77777777" w:rsidR="00B8759D" w:rsidRDefault="00000000" w:rsidP="00BF4828">
      <w:pPr>
        <w:pStyle w:val="FirstParagraph"/>
        <w:jc w:val="both"/>
      </w:pPr>
      <w:r>
        <w:t xml:space="preserve">Model estimates indicate group level success in </w:t>
      </w:r>
      <w:r>
        <w:rPr>
          <w:i/>
          <w:iCs/>
        </w:rPr>
        <w:t>Size of Object</w:t>
      </w:r>
      <w:r>
        <w:t xml:space="preserve"> at </w:t>
      </w:r>
      <w:ins w:id="420" w:author="Gregor Kachel" w:date="2026-07-14T11:13:00Z" w16du:dateUtc="2026-07-14T09:13:00Z">
        <w:r>
          <w:t xml:space="preserve">approximately </w:t>
        </w:r>
      </w:ins>
      <w:r>
        <w:t xml:space="preserve">49 months, </w:t>
      </w:r>
      <w:ins w:id="421" w:author="Gregor Kachel" w:date="2026-07-14T11:13:00Z" w16du:dateUtc="2026-07-14T09:13:00Z">
        <w:r>
          <w:t xml:space="preserve">at around 50 months in </w:t>
        </w:r>
      </w:ins>
      <w:r>
        <w:rPr>
          <w:i/>
          <w:iCs/>
        </w:rPr>
        <w:t>Number of Object</w:t>
      </w:r>
      <w:del w:id="422" w:author="Gregor Kachel" w:date="2026-07-14T11:13:00Z" w16du:dateUtc="2026-07-14T09:13:00Z">
        <w:r>
          <w:delText xml:space="preserve"> at 50 months</w:delText>
        </w:r>
      </w:del>
      <w:r>
        <w:t xml:space="preserve">, and </w:t>
      </w:r>
      <w:ins w:id="423" w:author="Gregor Kachel" w:date="2026-07-14T11:13:00Z" w16du:dateUtc="2026-07-14T09:13:00Z">
        <w:r>
          <w:t xml:space="preserve">broadly at 50 months in </w:t>
        </w:r>
      </w:ins>
      <w:r>
        <w:rPr>
          <w:i/>
          <w:iCs/>
        </w:rPr>
        <w:t>Number of Feature</w:t>
      </w:r>
      <w:del w:id="424" w:author="Gregor Kachel" w:date="2026-07-14T11:13:00Z" w16du:dateUtc="2026-07-14T09:13:00Z">
        <w:r>
          <w:delText xml:space="preserve"> at 50 months.</w:delText>
        </w:r>
      </w:del>
      <w:ins w:id="425" w:author="Gregor Kachel" w:date="2026-07-14T11:13:00Z" w16du:dateUtc="2026-07-14T09:13:00Z">
        <w:r>
          <w:t>.</w:t>
        </w:r>
      </w:ins>
      <w:r>
        <w:t xml:space="preserve"> The exception to this pattern is </w:t>
      </w:r>
      <w:r>
        <w:rPr>
          <w:i/>
          <w:iCs/>
        </w:rPr>
        <w:t>Size of Feature</w:t>
      </w:r>
      <w:r>
        <w:t xml:space="preserve"> where children </w:t>
      </w:r>
      <w:r>
        <w:lastRenderedPageBreak/>
        <w:t xml:space="preserve">master the task no sooner than </w:t>
      </w:r>
      <w:ins w:id="426" w:author="Gregor Kachel" w:date="2026-07-14T11:13:00Z" w16du:dateUtc="2026-07-14T09:13:00Z">
        <w:r>
          <w:t xml:space="preserve">about </w:t>
        </w:r>
      </w:ins>
      <w:r>
        <w:t xml:space="preserve">59 months of age. We hypothesized that children will succeed earlier with analogies in size than in number, and that children would succeed earlier when cues refer to the target objects per se rather than salient features thereof. We find limited support for the hypothesis that the feature conditions are generally more demanding. That children succeed a month earlier in </w:t>
      </w:r>
      <w:r>
        <w:rPr>
          <w:i/>
          <w:iCs/>
        </w:rPr>
        <w:t>Number of Object</w:t>
      </w:r>
      <w:r>
        <w:t xml:space="preserve"> than in </w:t>
      </w:r>
      <w:r>
        <w:rPr>
          <w:i/>
          <w:iCs/>
        </w:rPr>
        <w:t>Size of Object</w:t>
      </w:r>
      <w:r>
        <w:t xml:space="preserve"> as hypothesized is negligible especially </w:t>
      </w:r>
      <w:del w:id="427" w:author="Gregor Kachel" w:date="2026-07-14T11:13:00Z" w16du:dateUtc="2026-07-14T09:13:00Z">
        <w:r>
          <w:delText>in</w:delText>
        </w:r>
      </w:del>
      <w:ins w:id="428" w:author="Gregor Kachel" w:date="2026-07-14T11:13:00Z" w16du:dateUtc="2026-07-14T09:13:00Z">
        <w:r>
          <w:t>as</w:t>
        </w:r>
      </w:ins>
      <w:r>
        <w:t xml:space="preserve"> the </w:t>
      </w:r>
      <w:del w:id="429" w:author="Gregor Kachel" w:date="2026-07-14T11:13:00Z" w16du:dateUtc="2026-07-14T09:13:00Z">
        <w:r>
          <w:delText>context</w:delText>
        </w:r>
      </w:del>
      <w:ins w:id="430" w:author="Gregor Kachel" w:date="2026-07-14T11:13:00Z" w16du:dateUtc="2026-07-14T09:13:00Z">
        <w:r>
          <w:t>estimates for months</w:t>
        </w:r>
      </w:ins>
      <w:r>
        <w:t xml:space="preserve"> of </w:t>
      </w:r>
      <w:del w:id="431" w:author="Gregor Kachel" w:date="2026-07-14T11:13:00Z" w16du:dateUtc="2026-07-14T09:13:00Z">
        <w:r>
          <w:delText>the four-year</w:delText>
        </w:r>
      </w:del>
      <w:ins w:id="432" w:author="Gregor Kachel" w:date="2026-07-14T11:13:00Z" w16du:dateUtc="2026-07-14T09:13:00Z">
        <w:r>
          <w:t>success should be interpreted as indicators for relevant developmental</w:t>
        </w:r>
      </w:ins>
      <w:r>
        <w:t xml:space="preserve"> age-</w:t>
      </w:r>
      <w:del w:id="433" w:author="Gregor Kachel" w:date="2026-07-14T11:13:00Z" w16du:dateUtc="2026-07-14T09:13:00Z">
        <w:r>
          <w:delText>range that is considered here.</w:delText>
        </w:r>
      </w:del>
      <w:ins w:id="434" w:author="Gregor Kachel" w:date="2026-07-14T11:13:00Z" w16du:dateUtc="2026-07-14T09:13:00Z">
        <w:r>
          <w:t>ranges.</w:t>
        </w:r>
      </w:ins>
      <w:r>
        <w:t xml:space="preserve"> While </w:t>
      </w:r>
      <w:r>
        <w:rPr>
          <w:i/>
          <w:iCs/>
        </w:rPr>
        <w:t>Size of Object</w:t>
      </w:r>
      <w:r>
        <w:t xml:space="preserve"> demonstrates when children can grasp size analogies</w:t>
      </w:r>
      <w:del w:id="435" w:author="Gregor Kachel" w:date="2026-07-14T11:13:00Z" w16du:dateUtc="2026-07-14T09:13:00Z">
        <w:r>
          <w:delText xml:space="preserve"> earlier</w:delText>
        </w:r>
      </w:del>
      <w:r>
        <w:t xml:space="preserve">, </w:t>
      </w:r>
      <w:r>
        <w:rPr>
          <w:i/>
          <w:iCs/>
        </w:rPr>
        <w:t>Size of Feature</w:t>
      </w:r>
      <w:r>
        <w:t xml:space="preserve"> stands out as the most difficult condition in </w:t>
      </w:r>
      <w:del w:id="436" w:author="Gregor Kachel" w:date="2026-07-14T11:13:00Z" w16du:dateUtc="2026-07-14T09:13:00Z">
        <w:r>
          <w:delText>this</w:delText>
        </w:r>
      </w:del>
      <w:ins w:id="437" w:author="Gregor Kachel" w:date="2026-07-14T11:13:00Z" w16du:dateUtc="2026-07-14T09:13:00Z">
        <w:r>
          <w:t>the</w:t>
        </w:r>
      </w:ins>
      <w:r>
        <w:t xml:space="preserve"> series of studies</w:t>
      </w:r>
      <w:del w:id="438" w:author="Gregor Kachel" w:date="2026-07-14T11:13:00Z" w16du:dateUtc="2026-07-14T09:13:00Z">
        <w:r>
          <w:delText>.</w:delText>
        </w:r>
      </w:del>
      <w:ins w:id="439" w:author="Gregor Kachel" w:date="2026-07-14T11:13:00Z" w16du:dateUtc="2026-07-14T09:13:00Z">
        <w:r>
          <w:t xml:space="preserve"> reported above.</w:t>
        </w:r>
      </w:ins>
      <w:r>
        <w:t xml:space="preserve"> Success here </w:t>
      </w:r>
      <w:del w:id="440" w:author="Gregor Kachel" w:date="2026-07-14T11:13:00Z" w16du:dateUtc="2026-07-14T09:13:00Z">
        <w:r>
          <w:delText>requires</w:delText>
        </w:r>
      </w:del>
      <w:ins w:id="441" w:author="Gregor Kachel" w:date="2026-07-14T11:13:00Z" w16du:dateUtc="2026-07-14T09:13:00Z">
        <w:r>
          <w:t>required</w:t>
        </w:r>
      </w:ins>
      <w:r>
        <w:t xml:space="preserve"> shifting attention from general appearance to nested object features and this ability develops considerably throughout the preschool years (Callaghan, 1990; Diamond et al., 2016; Shepp et al., 1987).</w:t>
      </w:r>
    </w:p>
    <w:p w14:paraId="458E4034" w14:textId="77777777" w:rsidR="00B8759D" w:rsidRDefault="00000000">
      <w:pPr>
        <w:pStyle w:val="berschrift1"/>
      </w:pPr>
      <w:bookmarkStart w:id="442" w:name="discussion-3"/>
      <w:bookmarkEnd w:id="319"/>
      <w:bookmarkEnd w:id="419"/>
      <w:r>
        <w:t>Discussion</w:t>
      </w:r>
    </w:p>
    <w:p w14:paraId="7D41DF2E" w14:textId="77777777" w:rsidR="00B8759D" w:rsidRDefault="00000000" w:rsidP="00BF4828">
      <w:pPr>
        <w:pStyle w:val="FirstParagraph"/>
        <w:jc w:val="both"/>
      </w:pPr>
      <w:r>
        <w:t xml:space="preserve">We presented a concerted three-part research project tracing young children’s ability to spontaneously use unfamiliar graphic displays as communicative cues in an object-choice task across a wide variety of symbol-referent relationships. In three studies with four conditions each, we collected data of two children per month of age continuously from the third to the seventh birthday for a final sample of 304 children (Study 1, N = 106; Study 2, N = 99; Study 3, N = 99). We </w:t>
      </w:r>
      <w:del w:id="443" w:author="Gregor Kachel" w:date="2026-07-14T11:13:00Z" w16du:dateUtc="2026-07-14T09:13:00Z">
        <w:r>
          <w:delText>determined the month</w:delText>
        </w:r>
      </w:del>
      <w:ins w:id="444" w:author="Gregor Kachel" w:date="2026-07-14T11:13:00Z" w16du:dateUtc="2026-07-14T09:13:00Z">
        <w:r>
          <w:t>provide estimates in months</w:t>
        </w:r>
      </w:ins>
      <w:r>
        <w:t xml:space="preserve"> of </w:t>
      </w:r>
      <w:del w:id="445" w:author="Gregor Kachel" w:date="2026-07-14T11:13:00Z" w16du:dateUtc="2026-07-14T09:13:00Z">
        <w:r>
          <w:delText>age at</w:delText>
        </w:r>
      </w:del>
      <w:ins w:id="446" w:author="Gregor Kachel" w:date="2026-07-14T11:13:00Z" w16du:dateUtc="2026-07-14T09:13:00Z">
        <w:r>
          <w:t>ages anchoring developmental windows during</w:t>
        </w:r>
      </w:ins>
      <w:r>
        <w:t xml:space="preserve"> which children as a group</w:t>
      </w:r>
      <w:ins w:id="447" w:author="Gregor Kachel" w:date="2026-07-14T11:13:00Z" w16du:dateUtc="2026-07-14T09:13:00Z">
        <w:r>
          <w:t xml:space="preserve"> are likely</w:t>
        </w:r>
      </w:ins>
      <w:r>
        <w:t xml:space="preserve"> perform above chance with each symbol-referent relationship using Bayesian GLMMs. Across the various conditions, symbolic reference between cue and target was established via direct representation, a part-whole relationship, analogies in size, number and shape, as well as gestalt-like principles like figure-ground </w:t>
      </w:r>
      <w:r>
        <w:lastRenderedPageBreak/>
        <w:t xml:space="preserve">relationships, orientation and alignment. Whereas previous work on graphic communication has focused almost exclusively on </w:t>
      </w:r>
      <w:del w:id="448" w:author="Gregor Kachel" w:date="2026-07-14T11:13:00Z" w16du:dateUtc="2026-07-14T09:13:00Z">
        <w:r>
          <w:delText>iconicity</w:delText>
        </w:r>
      </w:del>
      <w:ins w:id="449" w:author="Gregor Kachel" w:date="2026-07-14T11:13:00Z" w16du:dateUtc="2026-07-14T09:13:00Z">
        <w:r>
          <w:t>direct iconic representations</w:t>
        </w:r>
      </w:ins>
      <w:r>
        <w:t xml:space="preserve"> as a way of creating meaning and</w:t>
      </w:r>
      <w:ins w:id="450" w:author="Gregor Kachel" w:date="2026-07-14T11:13:00Z" w16du:dateUtc="2026-07-14T09:13:00Z">
        <w:r>
          <w:t xml:space="preserve"> mostly</w:t>
        </w:r>
      </w:ins>
      <w:r>
        <w:t xml:space="preserve"> compared performance across binned age-groups, the three studies presented here map development continuously using a highly simple and streamlined procedure across various </w:t>
      </w:r>
      <w:del w:id="451" w:author="Gregor Kachel" w:date="2026-07-14T11:13:00Z" w16du:dateUtc="2026-07-14T09:13:00Z">
        <w:r>
          <w:delText>conceptual dimensions</w:delText>
        </w:r>
      </w:del>
      <w:ins w:id="452" w:author="Gregor Kachel" w:date="2026-07-14T11:13:00Z" w16du:dateUtc="2026-07-14T09:13:00Z">
        <w:r>
          <w:t>types of visual analogies</w:t>
        </w:r>
      </w:ins>
      <w:r>
        <w:t>.</w:t>
      </w:r>
    </w:p>
    <w:p w14:paraId="631BF52C" w14:textId="77777777" w:rsidR="00B8759D" w:rsidRDefault="00000000" w:rsidP="00BF4828">
      <w:pPr>
        <w:pStyle w:val="Textkrper"/>
        <w:jc w:val="both"/>
      </w:pPr>
      <w:r>
        <w:t xml:space="preserve">By design, the three studies provide a conservative test case of children’s ability to find meaning in the symbol-referent relationships presented. Participants </w:t>
      </w:r>
      <w:del w:id="453" w:author="Gregor Kachel" w:date="2026-07-14T11:13:00Z" w16du:dateUtc="2026-07-14T09:13:00Z">
        <w:r>
          <w:delText>are</w:delText>
        </w:r>
      </w:del>
      <w:ins w:id="454" w:author="Gregor Kachel" w:date="2026-07-14T11:13:00Z" w16du:dateUtc="2026-07-14T09:13:00Z">
        <w:r>
          <w:t>were</w:t>
        </w:r>
      </w:ins>
      <w:r>
        <w:t xml:space="preserve"> never directly instructed to search specific similarities across cue and target nor prompted to find matches per se as is commonly done in match-to-sample designs (e.g. “Which ones go together?”). Rather children were told that their interlocutor would like to help them find an item in a game of hide and seek and would create a drawing for them. Children then had to infer that the interlocutors drawings may be read as novel symbolic cues referring to either choice option. To prevent learning or demand effects across trials, children did not receive feedback for their responses, only saw one version of the two possible cues for each target-distractor pairing, and were presented with a novel stimulus combination in each trial. Hence, children’s inferences depended almost exclusively on the specific graphic arrangement immediately in front of them.</w:t>
      </w:r>
    </w:p>
    <w:p w14:paraId="429996CA" w14:textId="77777777" w:rsidR="00B8759D" w:rsidRDefault="00000000" w:rsidP="00BF4828">
      <w:pPr>
        <w:pStyle w:val="Textkrper"/>
        <w:jc w:val="both"/>
      </w:pPr>
      <w:r>
        <w:t xml:space="preserve">In Study 1, we found that in </w:t>
      </w:r>
      <w:r>
        <w:rPr>
          <w:i/>
          <w:iCs/>
        </w:rPr>
        <w:t>Representation</w:t>
      </w:r>
      <w:r>
        <w:t xml:space="preserve"> - with cues that are direct outline drawings of the items they refer to - children are </w:t>
      </w:r>
      <w:del w:id="455" w:author="Gregor Kachel" w:date="2026-07-14T11:13:00Z" w16du:dateUtc="2026-07-14T09:13:00Z">
        <w:r>
          <w:delText xml:space="preserve">robustly </w:delText>
        </w:r>
      </w:del>
      <w:r>
        <w:t xml:space="preserve">better than chance at the lower boundary of our age-window. A second condition, </w:t>
      </w:r>
      <w:r>
        <w:rPr>
          <w:i/>
          <w:iCs/>
        </w:rPr>
        <w:t>Pars Pro Toto</w:t>
      </w:r>
      <w:r>
        <w:t xml:space="preserve">, used the same targets as </w:t>
      </w:r>
      <w:r>
        <w:rPr>
          <w:i/>
          <w:iCs/>
        </w:rPr>
        <w:t>Representation</w:t>
      </w:r>
      <w:r>
        <w:t xml:space="preserve">, but the cues provided only half of the respective figures to guide children’s choices, which children can use at </w:t>
      </w:r>
      <w:ins w:id="456" w:author="Gregor Kachel" w:date="2026-07-14T11:13:00Z" w16du:dateUtc="2026-07-14T09:13:00Z">
        <w:r>
          <w:t xml:space="preserve">about </w:t>
        </w:r>
      </w:ins>
      <w:r>
        <w:t xml:space="preserve">38 months of age. This demonstrates that by three years of age, children’s symbolic competence is still fragile if additional steps such as the straightforward completion of a canonical shape is necessary for referential inference. Two further conditions aimed at abstracting </w:t>
      </w:r>
      <w:r>
        <w:lastRenderedPageBreak/>
        <w:t xml:space="preserve">from the cue while still retaining characteristic features of the target shapes with regard to an analogy in form, namely whether they were more round or edgy. </w:t>
      </w:r>
      <w:r>
        <w:rPr>
          <w:i/>
          <w:iCs/>
        </w:rPr>
        <w:t>Simple Form Analogy</w:t>
      </w:r>
      <w:r>
        <w:t xml:space="preserve"> and </w:t>
      </w:r>
      <w:r>
        <w:rPr>
          <w:i/>
          <w:iCs/>
        </w:rPr>
        <w:t>Complex Form Analogy</w:t>
      </w:r>
      <w:r>
        <w:t xml:space="preserve"> yield success at </w:t>
      </w:r>
      <w:ins w:id="457" w:author="Gregor Kachel" w:date="2026-07-14T11:13:00Z" w16du:dateUtc="2026-07-14T09:13:00Z">
        <w:r>
          <w:t xml:space="preserve">about </w:t>
        </w:r>
      </w:ins>
      <w:r>
        <w:t>50 months and 47 months. This is the first time a developmental setup features an</w:t>
      </w:r>
      <w:del w:id="458" w:author="Gregor Kachel" w:date="2026-07-14T11:13:00Z" w16du:dateUtc="2026-07-14T09:13:00Z">
        <w:r>
          <w:delText xml:space="preserve"> abstract</w:delText>
        </w:r>
      </w:del>
      <w:r>
        <w:t xml:space="preserve"> analogy in shape as a means of disambiguation in graphic communication. Taken together, study 1 provides a within-subjects comparison of young children’s ability to read representational and metaphorical uses of form in graphic communication, showing that while iconicity marks the entry point for the comprehension of graphic cues, more abstract representations are only accessible by the fourth year.</w:t>
      </w:r>
    </w:p>
    <w:p w14:paraId="193A9C40" w14:textId="77777777" w:rsidR="00B8759D" w:rsidRDefault="00000000" w:rsidP="00BF4828">
      <w:pPr>
        <w:pStyle w:val="Textkrper"/>
        <w:jc w:val="both"/>
      </w:pPr>
      <w:r>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w:t>
      </w:r>
      <w:ins w:id="459" w:author="Gregor Kachel" w:date="2026-07-14T11:13:00Z" w16du:dateUtc="2026-07-14T09:13:00Z">
        <w:r>
          <w:t xml:space="preserve">approximately </w:t>
        </w:r>
      </w:ins>
      <w:r>
        <w:t xml:space="preserve">44 months of age. In </w:t>
      </w:r>
      <w:r>
        <w:rPr>
          <w:i/>
          <w:iCs/>
        </w:rPr>
        <w:t>Relative Position</w:t>
      </w:r>
      <w:r>
        <w:t xml:space="preserve">, target and cue were composed of two figures each that were either closer together or further apart, or aligned on a vertical or horizontal axis. Here children perform above chance at </w:t>
      </w:r>
      <w:ins w:id="460" w:author="Gregor Kachel" w:date="2026-07-14T11:13:00Z" w16du:dateUtc="2026-07-14T09:13:00Z">
        <w:r>
          <w:t xml:space="preserve">about </w:t>
        </w:r>
      </w:ins>
      <w:r>
        <w:t>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demanding even later throughout the preschool years in other contexts (Christie &amp; Gentner, 2014; </w:t>
      </w:r>
      <w:proofErr w:type="spellStart"/>
      <w:r>
        <w:t>Kroupin</w:t>
      </w:r>
      <w:proofErr w:type="spellEnd"/>
      <w:r>
        <w:t xml:space="preserve"> &amp; Carey, 2022b; Shivaram, Shao, Simms, </w:t>
      </w:r>
      <w:proofErr w:type="spellStart"/>
      <w:r>
        <w:t>Hespos</w:t>
      </w:r>
      <w:proofErr w:type="spellEnd"/>
      <w:r>
        <w:t xml:space="preserve">, &amp; Gentner, 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common axis in juxtaposed graphic displays no sooner than six to eight years of age (Zheng, </w:t>
      </w:r>
      <w:proofErr w:type="spellStart"/>
      <w:r>
        <w:t>Matlen</w:t>
      </w:r>
      <w:proofErr w:type="spellEnd"/>
      <w:r>
        <w:t xml:space="preserve">, &amp; Gentner, 2022). In the context of our study, children succeeded at </w:t>
      </w:r>
      <w:ins w:id="461" w:author="Gregor Kachel" w:date="2026-07-14T11:13:00Z" w16du:dateUtc="2026-07-14T09:13:00Z">
        <w:r>
          <w:t xml:space="preserve">about </w:t>
        </w:r>
      </w:ins>
      <w:r>
        <w:t xml:space="preserve">50 months. In </w:t>
      </w:r>
      <w:r>
        <w:lastRenderedPageBreak/>
        <w:t>summary, Study 2 addresses an interesting caveat in previous research by presenting stimulus sets where cue and target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7889070F" w14:textId="77777777" w:rsidR="00B8759D" w:rsidRDefault="00000000" w:rsidP="00BF4828">
      <w:pPr>
        <w:pStyle w:val="Textkrper"/>
        <w:jc w:val="both"/>
      </w:pPr>
      <w:r>
        <w:t xml:space="preserve">Study 3 set out to further reduce iconicity by drawing </w:t>
      </w:r>
      <w:del w:id="462" w:author="Gregor Kachel" w:date="2026-07-14T11:13:00Z" w16du:dateUtc="2026-07-14T09:13:00Z">
        <w:r>
          <w:delText xml:space="preserve">abstract </w:delText>
        </w:r>
      </w:del>
      <w:r>
        <w:t xml:space="preserve">analogies in size and number. </w:t>
      </w:r>
      <w:r>
        <w:rPr>
          <w:i/>
          <w:iCs/>
        </w:rPr>
        <w:t>Number of Object</w:t>
      </w:r>
      <w:r>
        <w:t xml:space="preserve"> featured graphic displays with one or three items for target and distractor. </w:t>
      </w:r>
      <w:r>
        <w:rPr>
          <w:i/>
          <w:iCs/>
        </w:rPr>
        <w:t>Number of Feature</w:t>
      </w:r>
      <w:r>
        <w:t xml:space="preserve"> reuses the same cues but employs targets varying in number with regard to salient features (e.g., spikes or dents). Children succeed in both conditions at </w:t>
      </w:r>
      <w:ins w:id="463" w:author="Gregor Kachel" w:date="2026-07-14T11:13:00Z" w16du:dateUtc="2026-07-14T09:13:00Z">
        <w:r>
          <w:t xml:space="preserve">around </w:t>
        </w:r>
      </w:ins>
      <w:r>
        <w:t>50 months. A different pattern emerges for the two conditions featuring size relationships. Children succeed at</w:t>
      </w:r>
      <w:ins w:id="464" w:author="Gregor Kachel" w:date="2026-07-14T11:13:00Z" w16du:dateUtc="2026-07-14T09:13:00Z">
        <w:r>
          <w:t xml:space="preserve"> about</w:t>
        </w:r>
      </w:ins>
      <w:r>
        <w:t xml:space="preserve"> 49 months of age in </w:t>
      </w:r>
      <w:r>
        <w:rPr>
          <w:i/>
          <w:iCs/>
        </w:rPr>
        <w:t>Size of Object</w:t>
      </w:r>
      <w:r>
        <w:t xml:space="preserve">, but ten months later in </w:t>
      </w:r>
      <w:r>
        <w:rPr>
          <w:i/>
          <w:iCs/>
        </w:rPr>
        <w:t>Size of Feature</w:t>
      </w:r>
      <w:r>
        <w:t>.</w:t>
      </w:r>
    </w:p>
    <w:p w14:paraId="3BE0B30D" w14:textId="77777777" w:rsidR="00B8759D" w:rsidRDefault="00000000" w:rsidP="00BF4828">
      <w:pPr>
        <w:pStyle w:val="Textkrper"/>
        <w:jc w:val="both"/>
      </w:pPr>
      <w:r>
        <w:t xml:space="preserve">A set of major findings emerges from the studies presented here. First, our results confirm that symbol-referent relationships are most accessible when based on iconicity, becoming increasingly difficult as visual similarity decreases (Ganea, Pickard, &amp; DeLoache, 2008). This progression likely reflects the fact that access to abstract </w:t>
      </w:r>
      <w:del w:id="465" w:author="Gregor Kachel" w:date="2026-07-14T11:13:00Z" w16du:dateUtc="2026-07-14T09:13:00Z">
        <w:r>
          <w:delText xml:space="preserve">conceptual </w:delText>
        </w:r>
      </w:del>
      <w:r>
        <w:t xml:space="preserve">information matures later in the preschool years (Callaghan, 2000). Furthermore, children are less likely to spontaneously align or compare stimuli when the disparity between comparands increases, a constraint that limits the discovery of non-obvious matches (Gentner &amp; Hoyos, 2017).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w:t>
      </w:r>
      <w:del w:id="466" w:author="Gregor Kachel" w:date="2026-07-14T11:13:00Z" w16du:dateUtc="2026-07-14T09:13:00Z">
        <w:r>
          <w:delText xml:space="preserve">in graphic design </w:delText>
        </w:r>
      </w:del>
      <w:r>
        <w:t xml:space="preserve">may be. Second, the reduced accuracy in analogy-based and feature-referenced tasks are both consistent with evidence that younger children tend to focus on surface features rather than </w:t>
      </w:r>
      <w:r>
        <w:lastRenderedPageBreak/>
        <w:t xml:space="preserve">relations (Gentner &amp; Hoyos, 2017; </w:t>
      </w:r>
      <w:proofErr w:type="spellStart"/>
      <w:r>
        <w:t>Rattermann</w:t>
      </w:r>
      <w:proofErr w:type="spellEnd"/>
      <w:r>
        <w:t xml:space="preserve"> &amp; Gentner, 1998; Richland et al., 2006), making tasks that require attentional shifting or nested comparison structures particularly demanding (Halford et al., 1998). Shifting attention to different aspects of stimuli sets requires children to keep track of features they have explored. Therefore,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 Downer, &amp; Grimm, 2022). Fourth, just around their fourth birthday, children are generally able to identify various types of analogies spontaneously in unfamiliar symbolic displays. Previous findings have challenged assumptions of domain specificity in</w:t>
      </w:r>
      <w:del w:id="467" w:author="Gregor Kachel" w:date="2026-07-14T11:13:00Z" w16du:dateUtc="2026-07-14T09:13:00Z">
        <w:r>
          <w:delText xml:space="preserve"> symbol development</w:delText>
        </w:r>
      </w:del>
      <w:r>
        <w:t xml:space="preserve"> modalities such as graphic, gestural or verbal communication and rather highlighted the flexibility of symbolic and pragmatic abilities (Callaghan, 1999). Our findings champion a similar perspective with regard to various </w:t>
      </w:r>
      <w:del w:id="468" w:author="Gregor Kachel" w:date="2026-07-14T11:13:00Z" w16du:dateUtc="2026-07-14T09:13:00Z">
        <w:r>
          <w:delText xml:space="preserve">conceptual or basic </w:delText>
        </w:r>
      </w:del>
      <w:r>
        <w:t xml:space="preserve">graphic dimensions and underline the flexibility of symbolic cognition across </w:t>
      </w:r>
      <w:del w:id="469" w:author="Gregor Kachel" w:date="2026-07-14T11:13:00Z" w16du:dateUtc="2026-07-14T09:13:00Z">
        <w:r>
          <w:delText>various</w:delText>
        </w:r>
      </w:del>
      <w:ins w:id="470" w:author="Gregor Kachel" w:date="2026-07-14T11:13:00Z" w16du:dateUtc="2026-07-14T09:13:00Z">
        <w:r>
          <w:t>different</w:t>
        </w:r>
      </w:ins>
      <w:r>
        <w:t xml:space="preserve"> symbol-referent relationships. For conditions that relied strongly on children to abstract from surface level features and focus on analogies in form, orientation, size and number, there is no strong evidence for sequences in the ages of success. Rather, children appear to master all symbol-referent relationships </w:t>
      </w:r>
      <w:del w:id="471" w:author="Gregor Kachel" w:date="2026-07-14T11:13:00Z" w16du:dateUtc="2026-07-14T09:13:00Z">
        <w:r>
          <w:delText>almost at</w:delText>
        </w:r>
      </w:del>
      <w:ins w:id="472" w:author="Gregor Kachel" w:date="2026-07-14T11:13:00Z" w16du:dateUtc="2026-07-14T09:13:00Z">
        <w:r>
          <w:t>in</w:t>
        </w:r>
      </w:ins>
      <w:r>
        <w:t xml:space="preserve"> the same </w:t>
      </w:r>
      <w:del w:id="473" w:author="Gregor Kachel" w:date="2026-07-14T11:13:00Z" w16du:dateUtc="2026-07-14T09:13:00Z">
        <w:r>
          <w:delText>point in time</w:delText>
        </w:r>
      </w:del>
      <w:ins w:id="474" w:author="Gregor Kachel" w:date="2026-07-14T11:13:00Z" w16du:dateUtc="2026-07-14T09:13:00Z">
        <w:r>
          <w:t>age-window</w:t>
        </w:r>
      </w:ins>
      <w:r>
        <w:t xml:space="preserve">, which is </w:t>
      </w:r>
      <w:del w:id="475" w:author="Gregor Kachel" w:date="2026-07-14T11:13:00Z" w16du:dateUtc="2026-07-14T09:13:00Z">
        <w:r>
          <w:delText xml:space="preserve">highly </w:delText>
        </w:r>
      </w:del>
      <w:r>
        <w:t xml:space="preserve">indicative of </w:t>
      </w:r>
      <w:del w:id="476" w:author="Gregor Kachel" w:date="2026-07-14T11:13:00Z" w16du:dateUtc="2026-07-14T09:13:00Z">
        <w:r>
          <w:delText>a major shift</w:delText>
        </w:r>
      </w:del>
      <w:ins w:id="477" w:author="Gregor Kachel" w:date="2026-07-14T11:13:00Z" w16du:dateUtc="2026-07-14T09:13:00Z">
        <w:r>
          <w:t>convergent development</w:t>
        </w:r>
      </w:ins>
      <w:r>
        <w:t xml:space="preserve"> in pragmatic and analogical reasoning skills in the fourth year</w:t>
      </w:r>
      <w:del w:id="478" w:author="Gregor Kachel" w:date="2026-07-14T11:13:00Z" w16du:dateUtc="2026-07-14T09:13:00Z">
        <w:r>
          <w:delText xml:space="preserve"> that drive children’s ability for solving communicative coordination problems (Bohn, Kachel, &amp; Tomasello, 2019).</w:delText>
        </w:r>
      </w:del>
      <w:ins w:id="479" w:author="Gregor Kachel" w:date="2026-07-14T11:13:00Z" w16du:dateUtc="2026-07-14T09:13:00Z">
        <w:r>
          <w:t>.</w:t>
        </w:r>
      </w:ins>
    </w:p>
    <w:p w14:paraId="3641C314" w14:textId="77777777" w:rsidR="00B8759D" w:rsidRDefault="00000000" w:rsidP="00BF4828">
      <w:pPr>
        <w:pStyle w:val="Textkrper"/>
        <w:jc w:val="both"/>
      </w:pPr>
      <w:r>
        <w:lastRenderedPageBreak/>
        <w:t xml:space="preserve">To the extent that the studies presented above highlight the fourth birthday as a milestone in symbolic development, this connects to a rich literature on major </w:t>
      </w:r>
      <w:del w:id="480" w:author="Gregor Kachel" w:date="2026-07-14T11:13:00Z" w16du:dateUtc="2026-07-14T09:13:00Z">
        <w:r>
          <w:delText>developmental shifts</w:delText>
        </w:r>
      </w:del>
      <w:ins w:id="481" w:author="Gregor Kachel" w:date="2026-07-14T11:13:00Z" w16du:dateUtc="2026-07-14T09:13:00Z">
        <w:r>
          <w:t>developments</w:t>
        </w:r>
      </w:ins>
      <w:r>
        <w:t xml:space="preserve"> in this period 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w:t>
      </w:r>
      <w:del w:id="482" w:author="Gregor Kachel" w:date="2026-07-14T11:13:00Z" w16du:dateUtc="2026-07-14T09:13:00Z">
        <w:r>
          <w:delText>metarepresentational</w:delText>
        </w:r>
      </w:del>
      <w:ins w:id="483" w:author="Gregor Kachel" w:date="2026-07-14T11:13:00Z" w16du:dateUtc="2026-07-14T09:13:00Z">
        <w:r>
          <w:t>meta-representational</w:t>
        </w:r>
      </w:ins>
      <w:r>
        <w:t xml:space="preserve">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(Callaghan, Rochat, &amp; Corbit, 2012), as well as insight into communicative intent (Callaghan &amp; Rochat, 2008), and </w:t>
      </w:r>
      <w:del w:id="484" w:author="Gregor Kachel" w:date="2026-07-14T11:13:00Z" w16du:dateUtc="2026-07-14T09:13:00Z">
        <w:r>
          <w:delText>major shifts</w:delText>
        </w:r>
      </w:del>
      <w:ins w:id="485" w:author="Gregor Kachel" w:date="2026-07-14T11:13:00Z" w16du:dateUtc="2026-07-14T09:13:00Z">
        <w:r>
          <w:t>significant progress</w:t>
        </w:r>
      </w:ins>
      <w:r>
        <w:t xml:space="preserve"> in perspective-taking abilities (Flavell, Everett, Croft, &amp; Flavell, 1981). All of which are necessary or conducive for the flexible and spontaneous interpretation of graphic displays as well as inference-based or pragmatically challenging communicative behavior broadly construed. Specifically helpful for the tasks employed here may be developmental gains typically occurring around the fourth birthday in the domain of analogical reasoning (Christie &amp; Gentner, 2014; Gentner, 1977; Shivaram et al., 2023), which are again fostered by a suite of executive function skills improving significantly during this important period in child development (Bohn, Tessler, Kordt, Hausmann, &amp; Frank, 2023; Thibaut, French, &amp; </w:t>
      </w:r>
      <w:proofErr w:type="spellStart"/>
      <w:r>
        <w:t>Vezneva</w:t>
      </w:r>
      <w:proofErr w:type="spellEnd"/>
      <w:r>
        <w:t xml:space="preserve">, 2010). Focusing on various aspects of the stimulus-combinations, working memory (Richland et al., 2006; Simms, </w:t>
      </w:r>
      <w:proofErr w:type="spellStart"/>
      <w:r>
        <w:t>Frausel</w:t>
      </w:r>
      <w:proofErr w:type="spellEnd"/>
      <w:r>
        <w:t xml:space="preserve">, &amp; Richland, 2018) is crucial for keeping track of features children have explored. To succeed they are furthermore required to suppress irrelevant aspects of the stimuli and inhibit distracting impulses solving </w:t>
      </w:r>
      <w:del w:id="486" w:author="Gregor Kachel" w:date="2026-07-14T11:13:00Z" w16du:dateUtc="2026-07-14T09:13:00Z">
        <w:r>
          <w:delText xml:space="preserve">relatively abstract tasks (Carlson &amp; Wang, 2007; Jablonski, 2014). Finally, cognitive flexibility is </w:delText>
        </w:r>
        <w:r>
          <w:lastRenderedPageBreak/>
          <w:delText>not only key for viewing the same stimulus from different conceptual angles but also specifically for switching modes of interpretation across conditions (Cuevas et al., 2014; Willoughby, Wirth, &amp; Blair, 2012</w:delText>
        </w:r>
      </w:del>
      <w:ins w:id="487" w:author="Gregor Kachel" w:date="2026-07-14T11:13:00Z" w16du:dateUtc="2026-07-14T09:13:00Z">
        <w:r>
          <w:t>demanding tasks (Carlson &amp; Wang, 2007; Jablonski, 2014</w:t>
        </w:r>
      </w:ins>
      <w:r>
        <w:t>).</w:t>
      </w:r>
    </w:p>
    <w:p w14:paraId="13E5A970" w14:textId="77777777" w:rsidR="00B8759D" w:rsidRDefault="00000000" w:rsidP="00BF4828">
      <w:pPr>
        <w:pStyle w:val="Textkrper"/>
        <w:jc w:val="both"/>
      </w:pPr>
      <w:r>
        <w:t>While work on analogical reasoning abilities has highlighted that preschoolers are generally able to identify agreement in graphic displays and specifically involving size, number, and shape also at the age of four (</w:t>
      </w:r>
      <w:proofErr w:type="spellStart"/>
      <w:r>
        <w:t>Kroupin</w:t>
      </w:r>
      <w:proofErr w:type="spellEnd"/>
      <w:r>
        <w:t xml:space="preserve">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judgement across a wide variety of </w:t>
      </w:r>
      <w:del w:id="488" w:author="Gregor Kachel" w:date="2026-07-14T11:13:00Z" w16du:dateUtc="2026-07-14T09:13:00Z">
        <w:r>
          <w:delText xml:space="preserve">basic conceptual and </w:delText>
        </w:r>
      </w:del>
      <w:r>
        <w:t xml:space="preserve">visual </w:t>
      </w:r>
      <w:del w:id="489" w:author="Gregor Kachel" w:date="2026-07-14T11:13:00Z" w16du:dateUtc="2026-07-14T09:13:00Z">
        <w:r>
          <w:delText>features</w:delText>
        </w:r>
      </w:del>
      <w:ins w:id="490" w:author="Gregor Kachel" w:date="2026-07-14T11:13:00Z" w16du:dateUtc="2026-07-14T09:13:00Z">
        <w:r>
          <w:t>analogies</w:t>
        </w:r>
      </w:ins>
      <w:r>
        <w:t>.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 (Cooperrider &amp; Goldin-Meadow, 2017).</w:t>
      </w:r>
    </w:p>
    <w:p w14:paraId="69985DF0" w14:textId="77777777" w:rsidR="005D4CD1" w:rsidRDefault="00000000" w:rsidP="00671125">
      <w:pPr>
        <w:pStyle w:val="Textkrper"/>
        <w:jc w:val="both"/>
        <w:rPr>
          <w:del w:id="491" w:author="Gregor Kachel" w:date="2026-07-14T11:13:00Z" w16du:dateUtc="2026-07-14T09:13:00Z"/>
        </w:rPr>
      </w:pPr>
      <w:r>
        <w:t>The studies described here have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context, children may succeed earlier. To connect the work presented here with the literature on analogical reasoning, future work should present children with the same set of stimuli in the context of both paradigms. Another general problem is that the project aims to establish</w:t>
      </w:r>
      <w:del w:id="492" w:author="Gregor Kachel" w:date="2026-07-14T11:13:00Z" w16du:dateUtc="2026-07-14T09:13:00Z">
        <w:r>
          <w:delText xml:space="preserve"> robust</w:delText>
        </w:r>
      </w:del>
      <w:r>
        <w:t xml:space="preserve"> </w:t>
      </w:r>
      <w:r>
        <w:lastRenderedPageBreak/>
        <w:t xml:space="preserve">developmental trajectories but does so only in a single, industrialized population (Henrich, Heine, &amp; </w:t>
      </w:r>
      <w:proofErr w:type="spellStart"/>
      <w:r>
        <w:t>Norenzayan</w:t>
      </w:r>
      <w:proofErr w:type="spellEnd"/>
      <w:r>
        <w:t>, 2010</w:t>
      </w:r>
      <w:del w:id="493" w:author="Gregor Kachel" w:date="2026-07-14T11:13:00Z" w16du:dateUtc="2026-07-14T09:13:00Z">
        <w:r>
          <w:delText>).</w:delText>
        </w:r>
      </w:del>
      <w:ins w:id="494" w:author="Gregor Kachel" w:date="2026-07-14T11:13:00Z" w16du:dateUtc="2026-07-14T09:13:00Z">
        <w:r>
          <w:t>) and with the relatively small number of about two participants for any month of age.</w:t>
        </w:r>
      </w:ins>
      <w:r>
        <w:t xml:space="preserve"> Future work needs to address the role of enculturation and specifically the influence of permanent exposure to symbolic and pictorial illustrations, writing and numbers or depictions featuring canonical shapes - ideally doing so both by investigating </w:t>
      </w:r>
      <w:ins w:id="495" w:author="Gregor Kachel" w:date="2026-07-14T11:13:00Z" w16du:dateUtc="2026-07-14T09:13:00Z">
        <w:r>
          <w:t xml:space="preserve">a larger number of </w:t>
        </w:r>
      </w:ins>
      <w:r>
        <w:t xml:space="preserve">children </w:t>
      </w:r>
      <w:del w:id="496" w:author="Gregor Kachel" w:date="2026-07-14T11:13:00Z" w16du:dateUtc="2026-07-14T09:13:00Z">
        <w:r>
          <w:delText>in</w:delText>
        </w:r>
      </w:del>
      <w:ins w:id="497" w:author="Gregor Kachel" w:date="2026-07-14T11:13:00Z" w16du:dateUtc="2026-07-14T09:13:00Z">
        <w:r>
          <w:t>drawing from</w:t>
        </w:r>
      </w:ins>
      <w:r>
        <w:t xml:space="preserve"> various cultural settings, as well as less industrialized communities (Callaghan et al., 2012; Dehaene, Izard, Pica, &amp; </w:t>
      </w:r>
      <w:proofErr w:type="spellStart"/>
      <w:r>
        <w:t>Spelke</w:t>
      </w:r>
      <w:proofErr w:type="spellEnd"/>
      <w:r>
        <w:t xml:space="preserve">, 2006). Second, our work needs to be 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by establishing at what ages children would be able to use their skills in the production of graphic communication and, thereby, inform theories on the development of communication systems broadly construed (Bohn, Kachel, </w:t>
      </w:r>
      <w:del w:id="498" w:author="Gregor Kachel" w:date="2026-07-14T11:13:00Z" w16du:dateUtc="2026-07-14T09:13:00Z">
        <w:r>
          <w:delText>et al.,</w:delText>
        </w:r>
      </w:del>
      <w:ins w:id="499" w:author="Gregor Kachel" w:date="2026-07-14T11:13:00Z" w16du:dateUtc="2026-07-14T09:13:00Z">
        <w:r>
          <w:t>&amp; Tomasello,</w:t>
        </w:r>
      </w:ins>
      <w:r>
        <w:t xml:space="preserve"> 2019; Callaghan, 1999; </w:t>
      </w:r>
      <w:proofErr w:type="spellStart"/>
      <w:r>
        <w:t>Nölle</w:t>
      </w:r>
      <w:proofErr w:type="spellEnd"/>
      <w:r>
        <w:t xml:space="preserve">, </w:t>
      </w:r>
      <w:proofErr w:type="spellStart"/>
      <w:r>
        <w:t>Fusaroli</w:t>
      </w:r>
      <w:proofErr w:type="spellEnd"/>
      <w:r>
        <w:t xml:space="preserve">, Mills, &amp; </w:t>
      </w:r>
      <w:proofErr w:type="spellStart"/>
      <w:r>
        <w:t>Tylén</w:t>
      </w:r>
      <w:proofErr w:type="spellEnd"/>
      <w:r>
        <w:t>, 2020; Raviv &amp; Arnon, 2018). The results here demonstrate that at least by the age of four, they would be apt receivers of symbolic creations whose reference is based on iconicity, synecdoche, alignment, orientation, as well as analogies in form, size and number.</w:t>
      </w:r>
    </w:p>
    <w:p w14:paraId="15589CA7" w14:textId="77777777" w:rsidR="005D4CD1" w:rsidRDefault="00000000" w:rsidP="00671125">
      <w:pPr>
        <w:pStyle w:val="Textkrper"/>
        <w:jc w:val="both"/>
        <w:rPr>
          <w:del w:id="500" w:author="Gregor Kachel" w:date="2026-07-14T11:13:00Z" w16du:dateUtc="2026-07-14T09:13:00Z"/>
        </w:rPr>
      </w:pPr>
      <w:del w:id="501" w:author="Gregor Kachel" w:date="2026-07-14T11:13:00Z" w16du:dateUtc="2026-07-14T09:13:00Z">
        <w:r>
          <w:delText xml:space="preserve">Taken together, our work provides one of the most comprehensive, robust and systematic investigations of young children’s ability to find meaning in unfamiliar graphic displays and may provide a benchmark data set for the development of preschoolers symbolic competence. Its straightforward streamlined design, conceptual breadth, robust sample, and open but fine-grained statistical approach offer a reliable foundation for precisely the future work outlined here and already address an important caveat in our understanding of children’s growing aptitude in </w:delText>
        </w:r>
        <w:r>
          <w:lastRenderedPageBreak/>
          <w:delText>graphic communication: the conceptual space spanning from iconic to abstract graphical representation.</w:delText>
        </w:r>
      </w:del>
    </w:p>
    <w:p w14:paraId="1CD9F0CE" w14:textId="6EF6515C" w:rsidR="00B8759D" w:rsidRDefault="00000000" w:rsidP="00BF4828">
      <w:pPr>
        <w:pStyle w:val="Textkrper"/>
        <w:jc w:val="both"/>
      </w:pPr>
      <w:r>
        <w:br w:type="page"/>
      </w:r>
    </w:p>
    <w:p w14:paraId="6FF7E214" w14:textId="77777777" w:rsidR="00B8759D" w:rsidRDefault="00000000">
      <w:pPr>
        <w:pStyle w:val="berschrift1"/>
      </w:pPr>
      <w:bookmarkStart w:id="502" w:name="references"/>
      <w:bookmarkEnd w:id="442"/>
      <w:r>
        <w:lastRenderedPageBreak/>
        <w:t>References</w:t>
      </w:r>
    </w:p>
    <w:p w14:paraId="13A911E7" w14:textId="77777777" w:rsidR="00B8759D" w:rsidRDefault="00000000">
      <w:pPr>
        <w:pStyle w:val="Literaturverzeichnis"/>
      </w:pPr>
      <w:bookmarkStart w:id="503" w:name="ref-behne2012twelve"/>
      <w:bookmarkStart w:id="504" w:name="refs"/>
      <w:r>
        <w:t xml:space="preserve">Behne, T., </w:t>
      </w:r>
      <w:proofErr w:type="spellStart"/>
      <w:r>
        <w:t>Liszkowski</w:t>
      </w:r>
      <w:proofErr w:type="spellEnd"/>
      <w:r>
        <w:t xml:space="preserve">, U., Carpenter, M., &amp; Tomasello, M. (2012). Twelve-month-olds’ comprehension and production of pointing. </w:t>
      </w:r>
      <w:r>
        <w:rPr>
          <w:i/>
          <w:iCs/>
        </w:rPr>
        <w:t>British Journal of Developmental Psychology</w:t>
      </w:r>
      <w:r>
        <w:t xml:space="preserve">, </w:t>
      </w:r>
      <w:r>
        <w:rPr>
          <w:i/>
          <w:iCs/>
        </w:rPr>
        <w:t>30</w:t>
      </w:r>
      <w:r>
        <w:t>(3), 359–375.</w:t>
      </w:r>
    </w:p>
    <w:p w14:paraId="08005155" w14:textId="77777777" w:rsidR="005D4CD1" w:rsidRDefault="00000000">
      <w:pPr>
        <w:pStyle w:val="Literaturverzeichnis"/>
        <w:rPr>
          <w:del w:id="505" w:author="Gregor Kachel" w:date="2026-07-14T11:13:00Z" w16du:dateUtc="2026-07-14T09:13:00Z"/>
        </w:rPr>
      </w:pPr>
      <w:bookmarkStart w:id="506" w:name="ref-bermudez2020sound"/>
      <w:del w:id="507" w:author="Gregor Kachel" w:date="2026-07-14T11:13:00Z" w16du:dateUtc="2026-07-14T09:13:00Z">
        <w:r>
          <w:delText xml:space="preserve">Bermúdez, N. (2020). Sound symbolism. </w:delText>
        </w:r>
        <w:r>
          <w:rPr>
            <w:i/>
            <w:iCs/>
          </w:rPr>
          <w:delText>The International Encyclopedia of Linguistic Anthropology</w:delText>
        </w:r>
        <w:r>
          <w:delText>, 1–3.</w:delText>
        </w:r>
      </w:del>
    </w:p>
    <w:p w14:paraId="0F3CD737" w14:textId="77777777" w:rsidR="005D4CD1" w:rsidRDefault="00000000">
      <w:pPr>
        <w:pStyle w:val="Literaturverzeichnis"/>
        <w:rPr>
          <w:del w:id="508" w:author="Gregor Kachel" w:date="2026-07-14T11:13:00Z" w16du:dateUtc="2026-07-14T09:13:00Z"/>
        </w:rPr>
      </w:pPr>
      <w:bookmarkStart w:id="509" w:name="ref-blades1994development"/>
      <w:bookmarkEnd w:id="506"/>
      <w:del w:id="510" w:author="Gregor Kachel" w:date="2026-07-14T11:13:00Z" w16du:dateUtc="2026-07-14T09:13:00Z">
        <w:r>
          <w:delText xml:space="preserve">Blades, M., &amp; Spencer, C. (1994). The development of children’s ability to use spatial representations. </w:delText>
        </w:r>
        <w:r>
          <w:rPr>
            <w:i/>
            <w:iCs/>
          </w:rPr>
          <w:delText>Advances in Child Development and Behavior</w:delText>
        </w:r>
        <w:r>
          <w:delText xml:space="preserve">, </w:delText>
        </w:r>
        <w:r>
          <w:rPr>
            <w:i/>
            <w:iCs/>
          </w:rPr>
          <w:delText>25</w:delText>
        </w:r>
        <w:r>
          <w:delText>, 157–199.</w:delText>
        </w:r>
      </w:del>
    </w:p>
    <w:p w14:paraId="2C190856" w14:textId="77777777" w:rsidR="005D4CD1" w:rsidRDefault="00000000">
      <w:pPr>
        <w:pStyle w:val="Literaturverzeichnis"/>
        <w:rPr>
          <w:del w:id="511" w:author="Gregor Kachel" w:date="2026-07-14T11:13:00Z" w16du:dateUtc="2026-07-14T09:13:00Z"/>
        </w:rPr>
      </w:pPr>
      <w:bookmarkStart w:id="512" w:name="ref-bloom1998intention"/>
      <w:bookmarkEnd w:id="509"/>
      <w:del w:id="513" w:author="Gregor Kachel" w:date="2026-07-14T11:13:00Z" w16du:dateUtc="2026-07-14T09:13:00Z">
        <w:r>
          <w:delText xml:space="preserve">Bloom, P., &amp; Markson, L. (1998). Intention and analogy in children’s naming of pictorial representations. </w:delText>
        </w:r>
        <w:r>
          <w:rPr>
            <w:i/>
            <w:iCs/>
          </w:rPr>
          <w:delText>Psychological Science</w:delText>
        </w:r>
        <w:r>
          <w:delText xml:space="preserve">, </w:delText>
        </w:r>
        <w:r>
          <w:rPr>
            <w:i/>
            <w:iCs/>
          </w:rPr>
          <w:delText>9</w:delText>
        </w:r>
        <w:r>
          <w:delText>(3), 200–204.</w:delText>
        </w:r>
      </w:del>
    </w:p>
    <w:p w14:paraId="58208F7A" w14:textId="77777777" w:rsidR="00B8759D" w:rsidRDefault="00000000">
      <w:pPr>
        <w:pStyle w:val="Literaturverzeichnis"/>
      </w:pPr>
      <w:bookmarkStart w:id="514" w:name="ref-bohn2019natural"/>
      <w:bookmarkEnd w:id="503"/>
      <w:bookmarkEnd w:id="512"/>
      <w:r>
        <w:t xml:space="preserve">Bohn, M., Call, J., &amp; Tomasello, M. (2019). Natural reference: A </w:t>
      </w:r>
      <w:proofErr w:type="spellStart"/>
      <w:r>
        <w:t>phylo</w:t>
      </w:r>
      <w:proofErr w:type="spellEnd"/>
      <w:r>
        <w:t xml:space="preserve">-and ontogenetic perspective on the comprehension of iconic gestures and vocalizations. </w:t>
      </w:r>
      <w:r>
        <w:rPr>
          <w:i/>
          <w:iCs/>
        </w:rPr>
        <w:t>Developmental Science</w:t>
      </w:r>
      <w:r>
        <w:t xml:space="preserve">, </w:t>
      </w:r>
      <w:r>
        <w:rPr>
          <w:i/>
          <w:iCs/>
        </w:rPr>
        <w:t>22</w:t>
      </w:r>
      <w:r>
        <w:t>(2), e12757.</w:t>
      </w:r>
    </w:p>
    <w:p w14:paraId="742D1CE0" w14:textId="77777777" w:rsidR="00B8759D" w:rsidRDefault="00000000">
      <w:pPr>
        <w:pStyle w:val="Literaturverzeichnis"/>
      </w:pPr>
      <w:bookmarkStart w:id="515" w:name="ref-bohn2019young"/>
      <w:bookmarkEnd w:id="514"/>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p>
    <w:p w14:paraId="01B9AA40" w14:textId="77777777" w:rsidR="00B8759D" w:rsidRDefault="00000000">
      <w:pPr>
        <w:pStyle w:val="Literaturverzeichnis"/>
      </w:pPr>
      <w:bookmarkStart w:id="516" w:name="ref-bohn2023individual"/>
      <w:bookmarkEnd w:id="515"/>
      <w:r>
        <w:t xml:space="preserve">Bohn, M., Tessler, M. H., Kordt, C., Hausmann, T., &amp; Frank, M. C. (2023). An individual differences perspective on pragmatic abilities in the preschool years. </w:t>
      </w:r>
      <w:r>
        <w:rPr>
          <w:i/>
          <w:iCs/>
        </w:rPr>
        <w:t>Developmental Science</w:t>
      </w:r>
      <w:r>
        <w:t xml:space="preserve">, </w:t>
      </w:r>
      <w:r>
        <w:rPr>
          <w:i/>
          <w:iCs/>
        </w:rPr>
        <w:t>26</w:t>
      </w:r>
      <w:r>
        <w:t>(6), e13401.</w:t>
      </w:r>
    </w:p>
    <w:p w14:paraId="4AC509E1" w14:textId="77777777" w:rsidR="00B8759D" w:rsidRDefault="00000000">
      <w:pPr>
        <w:pStyle w:val="Literaturverzeichnis"/>
      </w:pPr>
      <w:bookmarkStart w:id="517" w:name="ref-Bruner1996culture"/>
      <w:bookmarkEnd w:id="516"/>
      <w:r>
        <w:t xml:space="preserve">Bruner, J. S. (1996). </w:t>
      </w:r>
      <w:r>
        <w:rPr>
          <w:i/>
          <w:iCs/>
        </w:rPr>
        <w:t>The culture of education</w:t>
      </w:r>
      <w:r>
        <w:t>. Harvard University Press.</w:t>
      </w:r>
    </w:p>
    <w:p w14:paraId="0418D22A" w14:textId="77777777" w:rsidR="00B8759D" w:rsidRDefault="00000000">
      <w:pPr>
        <w:pStyle w:val="Literaturverzeichnis"/>
      </w:pPr>
      <w:bookmarkStart w:id="518" w:name="ref-burkner2017brms"/>
      <w:bookmarkEnd w:id="517"/>
      <w:proofErr w:type="spellStart"/>
      <w:r>
        <w:lastRenderedPageBreak/>
        <w:t>Bürkner</w:t>
      </w:r>
      <w:proofErr w:type="spellEnd"/>
      <w:r>
        <w:t xml:space="preserve">, P.-C. (2017). Brms: An r package for </w:t>
      </w:r>
      <w:proofErr w:type="spellStart"/>
      <w:r>
        <w:t>bayesian</w:t>
      </w:r>
      <w:proofErr w:type="spellEnd"/>
      <w:r>
        <w:t xml:space="preserve"> multilevel models using stan. </w:t>
      </w:r>
      <w:r>
        <w:rPr>
          <w:i/>
          <w:iCs/>
        </w:rPr>
        <w:t>Journal of Statistical Software</w:t>
      </w:r>
      <w:r>
        <w:t xml:space="preserve">, </w:t>
      </w:r>
      <w:r>
        <w:rPr>
          <w:i/>
          <w:iCs/>
        </w:rPr>
        <w:t>80</w:t>
      </w:r>
      <w:r>
        <w:t>, 1–28.</w:t>
      </w:r>
    </w:p>
    <w:p w14:paraId="47433C12" w14:textId="77777777" w:rsidR="00B8759D" w:rsidRDefault="00000000">
      <w:pPr>
        <w:pStyle w:val="Literaturverzeichnis"/>
      </w:pPr>
      <w:bookmarkStart w:id="519" w:name="ref-callaghan1990texture"/>
      <w:bookmarkEnd w:id="518"/>
      <w:r>
        <w:t xml:space="preserve">Callaghan, T. (1990). Texture segregation in young children. In </w:t>
      </w:r>
      <w:r>
        <w:rPr>
          <w:i/>
          <w:iCs/>
        </w:rPr>
        <w:t>Advances in psychology</w:t>
      </w:r>
      <w:r>
        <w:t xml:space="preserve"> (Vol. 69, pp. 175–195). Elsevier.</w:t>
      </w:r>
    </w:p>
    <w:p w14:paraId="79645BD2" w14:textId="77777777" w:rsidR="00B8759D" w:rsidRDefault="00000000">
      <w:pPr>
        <w:pStyle w:val="Literaturverzeichnis"/>
      </w:pPr>
      <w:bookmarkStart w:id="520" w:name="ref-callaghan1999early"/>
      <w:bookmarkEnd w:id="519"/>
      <w:r>
        <w:t xml:space="preserve">Callaghan, T. (1999). Early understanding and production of graphic symbols. </w:t>
      </w:r>
      <w:r>
        <w:rPr>
          <w:i/>
          <w:iCs/>
        </w:rPr>
        <w:t>Child Development</w:t>
      </w:r>
      <w:r>
        <w:t xml:space="preserve">, </w:t>
      </w:r>
      <w:r>
        <w:rPr>
          <w:i/>
          <w:iCs/>
        </w:rPr>
        <w:t>70</w:t>
      </w:r>
      <w:r>
        <w:t>(6), 1314–1324.</w:t>
      </w:r>
    </w:p>
    <w:p w14:paraId="1A238CF7" w14:textId="77777777" w:rsidR="00B8759D" w:rsidRDefault="00000000">
      <w:pPr>
        <w:pStyle w:val="Literaturverzeichnis"/>
      </w:pPr>
      <w:bookmarkStart w:id="521" w:name="ref-callaghan2000factors"/>
      <w:bookmarkEnd w:id="520"/>
      <w:r>
        <w:t xml:space="preserve">Callaghan, T. (2000). Factors affecting children’s graphic symbol use in the third year: Language, similarity, and iconicity. </w:t>
      </w:r>
      <w:r>
        <w:rPr>
          <w:i/>
          <w:iCs/>
        </w:rPr>
        <w:t>Cognitive Development</w:t>
      </w:r>
      <w:r>
        <w:t xml:space="preserve">, </w:t>
      </w:r>
      <w:r>
        <w:rPr>
          <w:i/>
          <w:iCs/>
        </w:rPr>
        <w:t>15</w:t>
      </w:r>
      <w:r>
        <w:t>(2), 185–214.</w:t>
      </w:r>
    </w:p>
    <w:p w14:paraId="60E39501" w14:textId="77777777" w:rsidR="00B8759D" w:rsidRDefault="00000000">
      <w:pPr>
        <w:pStyle w:val="Literaturverzeichnis"/>
      </w:pPr>
      <w:bookmarkStart w:id="522" w:name="ref-callaghan2015development"/>
      <w:bookmarkEnd w:id="521"/>
      <w:r>
        <w:t xml:space="preserve">Callaghan, T., &amp; Corbit, J. (2015). The development of symbolic representation. In R. M. Lerner (Ed.), </w:t>
      </w:r>
      <w:r>
        <w:rPr>
          <w:i/>
          <w:iCs/>
        </w:rPr>
        <w:t>Handbook of child psychology and developmental science</w:t>
      </w:r>
      <w:r>
        <w:t xml:space="preserve">. Wiley. </w:t>
      </w:r>
      <w:hyperlink r:id="rId20">
        <w:r w:rsidR="00B8759D">
          <w:rPr>
            <w:rStyle w:val="Hyperlink"/>
          </w:rPr>
          <w:t>https://doi.org/10.1002/9781118963418.childpsy207</w:t>
        </w:r>
      </w:hyperlink>
    </w:p>
    <w:p w14:paraId="15D826D3" w14:textId="77777777" w:rsidR="00B8759D" w:rsidRDefault="00000000">
      <w:pPr>
        <w:pStyle w:val="Literaturverzeichnis"/>
      </w:pPr>
      <w:bookmarkStart w:id="523" w:name="ref-callaghan2008artist"/>
      <w:bookmarkEnd w:id="522"/>
      <w:r>
        <w:t xml:space="preserve">Callaghan, T., &amp; Rochat, P. (2008). Children’s understanding of artist-picture relations: Implications for their theories of pictures. In C. Milbrath &amp; H.-M. Trautner (Eds.), </w:t>
      </w:r>
      <w:r>
        <w:rPr>
          <w:i/>
          <w:iCs/>
        </w:rPr>
        <w:t>Children’s understanding and production of pictures, drawings, and art</w:t>
      </w:r>
      <w:r>
        <w:t xml:space="preserve"> (pp. 187–205). Cambridge, MA: Hogrefe &amp; Huber.</w:t>
      </w:r>
    </w:p>
    <w:p w14:paraId="20562FDE" w14:textId="77777777" w:rsidR="00B8759D" w:rsidRDefault="00000000">
      <w:pPr>
        <w:pStyle w:val="Literaturverzeichnis"/>
      </w:pPr>
      <w:bookmarkStart w:id="524" w:name="ref-callaghan2012young"/>
      <w:bookmarkEnd w:id="523"/>
      <w:r>
        <w:t xml:space="preserve">Callaghan, T., Rochat, P., &amp; Corbit, J. (2012). Young children’s knowledge of the representational function of pictorial symbols: Development across the preschool years in three cultures. </w:t>
      </w:r>
      <w:r>
        <w:rPr>
          <w:i/>
          <w:iCs/>
        </w:rPr>
        <w:t>Journal of Cognition and Development</w:t>
      </w:r>
      <w:r>
        <w:t xml:space="preserve">, </w:t>
      </w:r>
      <w:r>
        <w:rPr>
          <w:i/>
          <w:iCs/>
        </w:rPr>
        <w:t>13</w:t>
      </w:r>
      <w:r>
        <w:t>(3), 320–353.</w:t>
      </w:r>
    </w:p>
    <w:p w14:paraId="321DE564" w14:textId="77777777" w:rsidR="005D4CD1" w:rsidRDefault="00000000">
      <w:pPr>
        <w:pStyle w:val="Literaturverzeichnis"/>
        <w:rPr>
          <w:del w:id="525" w:author="Gregor Kachel" w:date="2026-07-14T11:13:00Z" w16du:dateUtc="2026-07-14T09:13:00Z"/>
        </w:rPr>
      </w:pPr>
      <w:bookmarkStart w:id="526" w:name="ref-carey2000origin"/>
      <w:del w:id="527" w:author="Gregor Kachel" w:date="2026-07-14T11:13:00Z" w16du:dateUtc="2026-07-14T09:13:00Z">
        <w:r>
          <w:delText xml:space="preserve">Carey, S. (2000). The origin of concepts. </w:delText>
        </w:r>
        <w:r>
          <w:rPr>
            <w:i/>
            <w:iCs/>
          </w:rPr>
          <w:delText>Journal of Cognition and Development</w:delText>
        </w:r>
        <w:r>
          <w:delText xml:space="preserve">, </w:delText>
        </w:r>
        <w:r>
          <w:rPr>
            <w:i/>
            <w:iCs/>
          </w:rPr>
          <w:delText>1</w:delText>
        </w:r>
        <w:r>
          <w:delText>(1), 37–41.</w:delText>
        </w:r>
      </w:del>
    </w:p>
    <w:p w14:paraId="3FF60046" w14:textId="77777777" w:rsidR="005D4CD1" w:rsidRDefault="00000000">
      <w:pPr>
        <w:pStyle w:val="Literaturverzeichnis"/>
        <w:rPr>
          <w:del w:id="528" w:author="Gregor Kachel" w:date="2026-07-14T11:13:00Z" w16du:dateUtc="2026-07-14T09:13:00Z"/>
        </w:rPr>
      </w:pPr>
      <w:bookmarkStart w:id="529" w:name="ref-carey2019ontogenetic"/>
      <w:bookmarkEnd w:id="526"/>
      <w:del w:id="530" w:author="Gregor Kachel" w:date="2026-07-14T11:13:00Z" w16du:dateUtc="2026-07-14T09:13:00Z">
        <w:r>
          <w:delText xml:space="preserve">Carey, S., &amp; Barner, D. (2019). Ontogenetic origins of human integer representations. </w:delText>
        </w:r>
        <w:r>
          <w:rPr>
            <w:i/>
            <w:iCs/>
          </w:rPr>
          <w:delText>Trends in Cognitive Sciences</w:delText>
        </w:r>
        <w:r>
          <w:delText xml:space="preserve">, </w:delText>
        </w:r>
        <w:r>
          <w:rPr>
            <w:i/>
            <w:iCs/>
          </w:rPr>
          <w:delText>23</w:delText>
        </w:r>
        <w:r>
          <w:delText>(10), 823–835.</w:delText>
        </w:r>
      </w:del>
    </w:p>
    <w:p w14:paraId="25770881" w14:textId="77777777" w:rsidR="00B8759D" w:rsidRDefault="00000000">
      <w:pPr>
        <w:pStyle w:val="Literaturverzeichnis"/>
      </w:pPr>
      <w:bookmarkStart w:id="531" w:name="ref-carlson2007inhibitory"/>
      <w:bookmarkEnd w:id="524"/>
      <w:bookmarkEnd w:id="529"/>
      <w:r w:rsidRPr="00487D77">
        <w:rPr>
          <w:lang w:val="de-DE"/>
        </w:rPr>
        <w:lastRenderedPageBreak/>
        <w:t xml:space="preserve">Carlson, S. M., &amp; Wang, T. S. (2007). </w:t>
      </w:r>
      <w:r>
        <w:t xml:space="preserve">Inhibitory control and emotion regulation in preschool children. </w:t>
      </w:r>
      <w:r>
        <w:rPr>
          <w:i/>
          <w:iCs/>
        </w:rPr>
        <w:t>Cognitive Development</w:t>
      </w:r>
      <w:r>
        <w:t xml:space="preserve">, </w:t>
      </w:r>
      <w:r>
        <w:rPr>
          <w:i/>
          <w:iCs/>
        </w:rPr>
        <w:t>22</w:t>
      </w:r>
      <w:r>
        <w:t>(4), 489–510.</w:t>
      </w:r>
    </w:p>
    <w:p w14:paraId="628E00D2" w14:textId="77777777" w:rsidR="00B8759D" w:rsidRDefault="00000000">
      <w:pPr>
        <w:pStyle w:val="Literaturverzeichnis"/>
      </w:pPr>
      <w:bookmarkStart w:id="532" w:name="ref-christie2014language"/>
      <w:bookmarkEnd w:id="531"/>
      <w:r>
        <w:t xml:space="preserve">Christie, S., &amp; Gentner, D. (2014). Language helps children succeed on a classic analogy task. </w:t>
      </w:r>
      <w:r>
        <w:rPr>
          <w:i/>
          <w:iCs/>
        </w:rPr>
        <w:t>Cognitive Science</w:t>
      </w:r>
      <w:r>
        <w:t xml:space="preserve">, </w:t>
      </w:r>
      <w:r>
        <w:rPr>
          <w:i/>
          <w:iCs/>
        </w:rPr>
        <w:t>38</w:t>
      </w:r>
      <w:r>
        <w:t>(2), 383–397.</w:t>
      </w:r>
    </w:p>
    <w:p w14:paraId="7CC26ED2" w14:textId="77777777" w:rsidR="00B8759D" w:rsidRDefault="00000000">
      <w:pPr>
        <w:pStyle w:val="Literaturverzeichnis"/>
      </w:pPr>
      <w:bookmarkStart w:id="533" w:name="ref-cleveland1984graphical"/>
      <w:bookmarkEnd w:id="532"/>
      <w:r>
        <w:t xml:space="preserve">Cleveland, W. S., &amp; McGill, R. (1984). Graphical perception: Theory, experimentation, and application to the development of graphical methods. </w:t>
      </w:r>
      <w:r>
        <w:rPr>
          <w:i/>
          <w:iCs/>
        </w:rPr>
        <w:t>Journal of the American Statistical Association</w:t>
      </w:r>
      <w:r>
        <w:t xml:space="preserve">, </w:t>
      </w:r>
      <w:r>
        <w:rPr>
          <w:i/>
          <w:iCs/>
        </w:rPr>
        <w:t>79</w:t>
      </w:r>
      <w:r>
        <w:t>(387), 531–554.</w:t>
      </w:r>
    </w:p>
    <w:p w14:paraId="76250FDA" w14:textId="77777777" w:rsidR="005D4CD1" w:rsidRDefault="00000000">
      <w:pPr>
        <w:pStyle w:val="Literaturverzeichnis"/>
        <w:rPr>
          <w:del w:id="534" w:author="Gregor Kachel" w:date="2026-07-14T11:13:00Z" w16du:dateUtc="2026-07-14T09:13:00Z"/>
        </w:rPr>
      </w:pPr>
      <w:bookmarkStart w:id="535" w:name="ref-cooperrider2017gesture"/>
      <w:bookmarkEnd w:id="533"/>
      <w:r>
        <w:t xml:space="preserve">Cooperrider, K., &amp; </w:t>
      </w:r>
      <w:del w:id="536" w:author="Gregor Kachel" w:date="2026-07-14T11:13:00Z" w16du:dateUtc="2026-07-14T09:13:00Z">
        <w:r>
          <w:delText xml:space="preserve">Gentner, D. (2019). The career of measurement. </w:delText>
        </w:r>
        <w:r>
          <w:rPr>
            <w:i/>
            <w:iCs/>
          </w:rPr>
          <w:delText>Cognition</w:delText>
        </w:r>
        <w:r>
          <w:delText xml:space="preserve">, </w:delText>
        </w:r>
        <w:r>
          <w:rPr>
            <w:i/>
            <w:iCs/>
          </w:rPr>
          <w:delText>191</w:delText>
        </w:r>
        <w:r>
          <w:delText>, 103942.</w:delText>
        </w:r>
      </w:del>
    </w:p>
    <w:p w14:paraId="4A227C21" w14:textId="77777777" w:rsidR="00B8759D" w:rsidRDefault="00000000">
      <w:pPr>
        <w:pStyle w:val="Literaturverzeichnis"/>
      </w:pPr>
      <w:del w:id="537" w:author="Gregor Kachel" w:date="2026-07-14T11:13:00Z" w16du:dateUtc="2026-07-14T09:13:00Z">
        <w:r>
          <w:delText xml:space="preserve">Cooperrider, K., &amp; </w:delText>
        </w:r>
      </w:del>
      <w:r>
        <w:t xml:space="preserve">Goldin-Meadow, S. (2017). When gesture becomes analogy. </w:t>
      </w:r>
      <w:r>
        <w:rPr>
          <w:i/>
          <w:iCs/>
        </w:rPr>
        <w:t>Topics in Cognitive Science</w:t>
      </w:r>
      <w:r>
        <w:t xml:space="preserve">, </w:t>
      </w:r>
      <w:r>
        <w:rPr>
          <w:i/>
          <w:iCs/>
        </w:rPr>
        <w:t>9</w:t>
      </w:r>
      <w:r>
        <w:t>(3), 719–737.</w:t>
      </w:r>
    </w:p>
    <w:p w14:paraId="128E9D63" w14:textId="77777777" w:rsidR="005D4CD1" w:rsidRDefault="00000000">
      <w:pPr>
        <w:pStyle w:val="Literaturverzeichnis"/>
        <w:rPr>
          <w:del w:id="538" w:author="Gregor Kachel" w:date="2026-07-14T11:13:00Z" w16du:dateUtc="2026-07-14T09:13:00Z"/>
        </w:rPr>
      </w:pPr>
      <w:bookmarkStart w:id="539" w:name="ref-cox2005pictorial"/>
      <w:del w:id="540" w:author="Gregor Kachel" w:date="2026-07-14T11:13:00Z" w16du:dateUtc="2026-07-14T09:13:00Z">
        <w:r>
          <w:delText xml:space="preserve">Cox, M. (2005). </w:delText>
        </w:r>
        <w:r>
          <w:rPr>
            <w:i/>
            <w:iCs/>
          </w:rPr>
          <w:delText>The pictorial world of the child</w:delText>
        </w:r>
        <w:r>
          <w:delText>. Cambridge University Press.</w:delText>
        </w:r>
      </w:del>
    </w:p>
    <w:p w14:paraId="0438A3C1" w14:textId="77777777" w:rsidR="005D4CD1" w:rsidRDefault="00000000">
      <w:pPr>
        <w:pStyle w:val="Literaturverzeichnis"/>
        <w:rPr>
          <w:del w:id="541" w:author="Gregor Kachel" w:date="2026-07-14T11:13:00Z" w16du:dateUtc="2026-07-14T09:13:00Z"/>
        </w:rPr>
      </w:pPr>
      <w:bookmarkStart w:id="542" w:name="ref-cuevas2014longitudinal"/>
      <w:bookmarkEnd w:id="539"/>
      <w:del w:id="543" w:author="Gregor Kachel" w:date="2026-07-14T11:13:00Z" w16du:dateUtc="2026-07-14T09:13:00Z">
        <w:r>
          <w:delText xml:space="preserve">Cuevas, K., Deater-Deckard, K., Kim-Spoon, J., Wang, Z., Morasch, K. C., &amp; Bell, M. A. (2014). A longitudinal intergenerational analysis of executive functions during early childhood. </w:delText>
        </w:r>
        <w:r>
          <w:rPr>
            <w:i/>
            <w:iCs/>
          </w:rPr>
          <w:delText>British Journal of Developmental Psychology</w:delText>
        </w:r>
        <w:r>
          <w:delText xml:space="preserve">, </w:delText>
        </w:r>
        <w:r>
          <w:rPr>
            <w:i/>
            <w:iCs/>
          </w:rPr>
          <w:delText>32</w:delText>
        </w:r>
        <w:r>
          <w:delText>(1), 50–64.</w:delText>
        </w:r>
      </w:del>
    </w:p>
    <w:p w14:paraId="0BEECCDA" w14:textId="77777777" w:rsidR="005D4CD1" w:rsidRDefault="00000000">
      <w:pPr>
        <w:pStyle w:val="Literaturverzeichnis"/>
        <w:rPr>
          <w:del w:id="544" w:author="Gregor Kachel" w:date="2026-07-14T11:13:00Z" w16du:dateUtc="2026-07-14T09:13:00Z"/>
        </w:rPr>
      </w:pPr>
      <w:bookmarkStart w:id="545" w:name="ref-cwiek2022bouba"/>
      <w:bookmarkEnd w:id="542"/>
      <w:del w:id="546" w:author="Gregor Kachel" w:date="2026-07-14T11:13:00Z" w16du:dateUtc="2026-07-14T09:13:00Z">
        <w:r>
          <w:delText xml:space="preserve">Ćwiek, A., Fuchs, S., Draxler, C., Asu, E. L., Dediu, D., Hiovain, K., et al.others. (2022). The bouba/kiki effect is robust across cultures and writing systems. </w:delText>
        </w:r>
        <w:r>
          <w:rPr>
            <w:i/>
            <w:iCs/>
          </w:rPr>
          <w:delText>Philosophical Transactions of the Royal Society B</w:delText>
        </w:r>
        <w:r>
          <w:delText xml:space="preserve">, </w:delText>
        </w:r>
        <w:r>
          <w:rPr>
            <w:i/>
            <w:iCs/>
          </w:rPr>
          <w:delText>377</w:delText>
        </w:r>
        <w:r>
          <w:delText>(1841), 20200390.</w:delText>
        </w:r>
      </w:del>
    </w:p>
    <w:p w14:paraId="63358156" w14:textId="77777777" w:rsidR="005D4CD1" w:rsidRDefault="00000000">
      <w:pPr>
        <w:pStyle w:val="Literaturverzeichnis"/>
        <w:rPr>
          <w:del w:id="547" w:author="Gregor Kachel" w:date="2026-07-14T11:13:00Z" w16du:dateUtc="2026-07-14T09:13:00Z"/>
        </w:rPr>
      </w:pPr>
      <w:bookmarkStart w:id="548" w:name="ref-daucourt2021home"/>
      <w:bookmarkEnd w:id="545"/>
      <w:del w:id="549" w:author="Gregor Kachel" w:date="2026-07-14T11:13:00Z" w16du:dateUtc="2026-07-14T09:13:00Z">
        <w:r>
          <w:delText xml:space="preserve">Daucourt, M. C., Napoli, A. R., Quinn, J. M., Wood, S. G., &amp; Hart, S. A. (2021). The home math environment and math achievement: A meta-analysis. </w:delText>
        </w:r>
        <w:r>
          <w:rPr>
            <w:i/>
            <w:iCs/>
          </w:rPr>
          <w:delText>Psychological Bulletin</w:delText>
        </w:r>
        <w:r>
          <w:delText xml:space="preserve">, </w:delText>
        </w:r>
        <w:r>
          <w:rPr>
            <w:i/>
            <w:iCs/>
          </w:rPr>
          <w:delText>147</w:delText>
        </w:r>
        <w:r>
          <w:delText>(6), 565.</w:delText>
        </w:r>
      </w:del>
    </w:p>
    <w:p w14:paraId="2800D1FC" w14:textId="77777777" w:rsidR="00B8759D" w:rsidRDefault="00000000">
      <w:pPr>
        <w:pStyle w:val="Literaturverzeichnis"/>
      </w:pPr>
      <w:bookmarkStart w:id="550" w:name="ref-deluca2010developmental"/>
      <w:bookmarkEnd w:id="535"/>
      <w:bookmarkEnd w:id="548"/>
      <w:r>
        <w:lastRenderedPageBreak/>
        <w:t xml:space="preserve">De Luca, C. R., &amp; Leventer, R. J. (2010). Developmental trajectories of executive functions across the lifespan. In </w:t>
      </w:r>
      <w:r>
        <w:rPr>
          <w:i/>
          <w:iCs/>
        </w:rPr>
        <w:t>Executive functions and the frontal lobes</w:t>
      </w:r>
      <w:r>
        <w:t xml:space="preserve"> (pp. 57–90). Psychology Press.</w:t>
      </w:r>
    </w:p>
    <w:p w14:paraId="42847BC6" w14:textId="77777777" w:rsidR="00B8759D" w:rsidRDefault="00000000">
      <w:pPr>
        <w:pStyle w:val="Literaturverzeichnis"/>
      </w:pPr>
      <w:bookmarkStart w:id="551" w:name="ref-Dehaene2009reading"/>
      <w:bookmarkEnd w:id="550"/>
      <w:r>
        <w:t xml:space="preserve">Dehaene, S. (2009). </w:t>
      </w:r>
      <w:r>
        <w:rPr>
          <w:i/>
          <w:iCs/>
        </w:rPr>
        <w:t>Reading in the brain: The new science of how we read</w:t>
      </w:r>
      <w:r>
        <w:t>. New York: Penguin.</w:t>
      </w:r>
    </w:p>
    <w:p w14:paraId="6F8D42DA" w14:textId="77777777" w:rsidR="00B8759D" w:rsidRDefault="00000000">
      <w:pPr>
        <w:pStyle w:val="Literaturverzeichnis"/>
      </w:pPr>
      <w:bookmarkStart w:id="552" w:name="ref-dehaene2006core"/>
      <w:bookmarkEnd w:id="551"/>
      <w:r>
        <w:t xml:space="preserve">Dehaene, S., Izard, V., Pica, P., &amp; </w:t>
      </w:r>
      <w:proofErr w:type="spellStart"/>
      <w:r>
        <w:t>Spelke</w:t>
      </w:r>
      <w:proofErr w:type="spellEnd"/>
      <w:r>
        <w:t xml:space="preserve">, E. (2006). Core knowledge of geometry in an amazonian indigene group. </w:t>
      </w:r>
      <w:r>
        <w:rPr>
          <w:i/>
          <w:iCs/>
        </w:rPr>
        <w:t>Science</w:t>
      </w:r>
      <w:r>
        <w:t xml:space="preserve">, </w:t>
      </w:r>
      <w:r>
        <w:rPr>
          <w:i/>
          <w:iCs/>
        </w:rPr>
        <w:t>311</w:t>
      </w:r>
      <w:r>
        <w:t>(5759), 381–384.</w:t>
      </w:r>
    </w:p>
    <w:p w14:paraId="194AA2ED" w14:textId="77777777" w:rsidR="00B8759D" w:rsidRDefault="00000000">
      <w:pPr>
        <w:pStyle w:val="Literaturverzeichnis"/>
      </w:pPr>
      <w:bookmarkStart w:id="553" w:name="ref-deloache1991symbolic"/>
      <w:bookmarkEnd w:id="552"/>
      <w:r>
        <w:t xml:space="preserve">DeLoache, J. S. (1991). Symbolic functioning in very young children: Understanding of pictures and models. </w:t>
      </w:r>
      <w:r>
        <w:rPr>
          <w:i/>
          <w:iCs/>
        </w:rPr>
        <w:t>Child Development</w:t>
      </w:r>
      <w:r>
        <w:t xml:space="preserve">, </w:t>
      </w:r>
      <w:r>
        <w:rPr>
          <w:i/>
          <w:iCs/>
        </w:rPr>
        <w:t>62</w:t>
      </w:r>
      <w:r>
        <w:t>(4), 736–752.</w:t>
      </w:r>
    </w:p>
    <w:p w14:paraId="5F593024" w14:textId="77777777" w:rsidR="00B8759D" w:rsidRDefault="00000000">
      <w:pPr>
        <w:pStyle w:val="Literaturverzeichnis"/>
      </w:pPr>
      <w:bookmarkStart w:id="554" w:name="ref-DeLoache1995early"/>
      <w:bookmarkEnd w:id="553"/>
      <w:r>
        <w:t xml:space="preserve">DeLoache, J. S. (1995). Early understanding and use of symbols: The model </w:t>
      </w:r>
      <w:proofErr w:type="spellStart"/>
      <w:r>
        <w:t>model</w:t>
      </w:r>
      <w:proofErr w:type="spellEnd"/>
      <w:r>
        <w:t xml:space="preserve">. </w:t>
      </w:r>
      <w:r>
        <w:rPr>
          <w:i/>
          <w:iCs/>
        </w:rPr>
        <w:t>Current Directions in Cognitive Science</w:t>
      </w:r>
      <w:r>
        <w:t xml:space="preserve">, </w:t>
      </w:r>
      <w:r>
        <w:rPr>
          <w:i/>
          <w:iCs/>
        </w:rPr>
        <w:t>4</w:t>
      </w:r>
      <w:r>
        <w:t>, 109–113.</w:t>
      </w:r>
    </w:p>
    <w:p w14:paraId="7B98D14E" w14:textId="77777777" w:rsidR="00B8759D" w:rsidRDefault="00000000">
      <w:pPr>
        <w:pStyle w:val="Literaturverzeichnis"/>
      </w:pPr>
      <w:bookmarkStart w:id="555" w:name="ref-deloache2004becoming"/>
      <w:bookmarkEnd w:id="554"/>
      <w:r>
        <w:t xml:space="preserve">DeLoache, J. S. (2004). Becoming symbol-minded. </w:t>
      </w:r>
      <w:r>
        <w:rPr>
          <w:i/>
          <w:iCs/>
        </w:rPr>
        <w:t>Trends in Cognitive Sciences</w:t>
      </w:r>
      <w:r>
        <w:t xml:space="preserve">, </w:t>
      </w:r>
      <w:r>
        <w:rPr>
          <w:i/>
          <w:iCs/>
        </w:rPr>
        <w:t>8</w:t>
      </w:r>
      <w:r>
        <w:t>(2), 66–70.</w:t>
      </w:r>
    </w:p>
    <w:p w14:paraId="30A2A3AF" w14:textId="77777777" w:rsidR="00B8759D" w:rsidRDefault="00000000">
      <w:pPr>
        <w:pStyle w:val="Literaturverzeichnis"/>
      </w:pPr>
      <w:bookmarkStart w:id="556" w:name="ref-deloache2011early"/>
      <w:bookmarkEnd w:id="555"/>
      <w:r>
        <w:t xml:space="preserve">DeLoache, J. S. (2011). Early development of the understanding and use of symbolic artifacts. </w:t>
      </w:r>
      <w:r>
        <w:rPr>
          <w:i/>
          <w:iCs/>
        </w:rPr>
        <w:t>The Wiley-Blackwell Handbook of Childhood Cognitive Development</w:t>
      </w:r>
      <w:r>
        <w:t xml:space="preserve">, </w:t>
      </w:r>
      <w:r>
        <w:rPr>
          <w:i/>
          <w:iCs/>
        </w:rPr>
        <w:t>2</w:t>
      </w:r>
      <w:r>
        <w:t>, 312–336.</w:t>
      </w:r>
    </w:p>
    <w:p w14:paraId="6A6E3E46" w14:textId="77777777" w:rsidR="00B8759D" w:rsidRDefault="00000000">
      <w:pPr>
        <w:pStyle w:val="Literaturverzeichnis"/>
      </w:pPr>
      <w:bookmarkStart w:id="557" w:name="ref-deloache1992picture"/>
      <w:bookmarkEnd w:id="556"/>
      <w:r>
        <w:t xml:space="preserve">DeLoache, J. S., &amp; Marzolf, D. (1992). When a picture is not worth a thousand words: Young children’s understanding of pictures and models. </w:t>
      </w:r>
      <w:r>
        <w:rPr>
          <w:i/>
          <w:iCs/>
        </w:rPr>
        <w:t>Cognitive Development</w:t>
      </w:r>
      <w:r>
        <w:t xml:space="preserve">, </w:t>
      </w:r>
      <w:r>
        <w:rPr>
          <w:i/>
          <w:iCs/>
        </w:rPr>
        <w:t>7</w:t>
      </w:r>
      <w:r>
        <w:t>(3), 317–329.</w:t>
      </w:r>
    </w:p>
    <w:p w14:paraId="2257EB22" w14:textId="77777777" w:rsidR="00B8759D" w:rsidRDefault="00000000">
      <w:pPr>
        <w:pStyle w:val="Literaturverzeichnis"/>
      </w:pPr>
      <w:bookmarkStart w:id="558" w:name="ref-diamond2013executive"/>
      <w:bookmarkEnd w:id="557"/>
      <w:r>
        <w:t xml:space="preserve">Diamond, A. (2013). Executive functions. </w:t>
      </w:r>
      <w:r>
        <w:rPr>
          <w:i/>
          <w:iCs/>
        </w:rPr>
        <w:t>Annual Review of Psychology</w:t>
      </w:r>
      <w:r>
        <w:t xml:space="preserve">, </w:t>
      </w:r>
      <w:r>
        <w:rPr>
          <w:i/>
          <w:iCs/>
        </w:rPr>
        <w:t>64</w:t>
      </w:r>
      <w:r>
        <w:t>(1), 135–168.</w:t>
      </w:r>
    </w:p>
    <w:p w14:paraId="21E439D1" w14:textId="77777777" w:rsidR="00B8759D" w:rsidRDefault="00000000">
      <w:pPr>
        <w:pStyle w:val="Literaturverzeichnis"/>
      </w:pPr>
      <w:bookmarkStart w:id="559" w:name="ref-diamond2016preschool"/>
      <w:bookmarkEnd w:id="558"/>
      <w:r>
        <w:t xml:space="preserve">Diamond, A., Carlson, S. M., &amp; Beck, D. M. (2016). Preschool children’s performance in task switching on the dimensional change card sort task: Separating the dimensions aids the ability to switch. In </w:t>
      </w:r>
      <w:r>
        <w:rPr>
          <w:i/>
          <w:iCs/>
        </w:rPr>
        <w:t>Measurement of executive function in early childhood</w:t>
      </w:r>
      <w:r>
        <w:t xml:space="preserve"> (pp. 689–729). Psychology Press.</w:t>
      </w:r>
    </w:p>
    <w:p w14:paraId="4B8ABED2" w14:textId="77777777" w:rsidR="00B8759D" w:rsidRDefault="00000000">
      <w:pPr>
        <w:pStyle w:val="Literaturverzeichnis"/>
      </w:pPr>
      <w:bookmarkStart w:id="560" w:name="ref-donnelly2007visual"/>
      <w:bookmarkEnd w:id="559"/>
      <w:r>
        <w:lastRenderedPageBreak/>
        <w:t xml:space="preserve">Donnelly, N., Cave, K., Greenway, R., Hadwin, J. A., Stevenson, J., &amp; </w:t>
      </w:r>
      <w:proofErr w:type="spellStart"/>
      <w:r>
        <w:t>Sonuga</w:t>
      </w:r>
      <w:proofErr w:type="spellEnd"/>
      <w:r>
        <w:t xml:space="preserve">-Barke, E. (2007). Visual search in children and adults: Top-down and bottom-up mechanisms. </w:t>
      </w:r>
      <w:r>
        <w:rPr>
          <w:i/>
          <w:iCs/>
        </w:rPr>
        <w:t>Quarterly Journal of Experimental Psychology</w:t>
      </w:r>
      <w:r>
        <w:t xml:space="preserve">, </w:t>
      </w:r>
      <w:r>
        <w:rPr>
          <w:i/>
          <w:iCs/>
        </w:rPr>
        <w:t>60</w:t>
      </w:r>
      <w:r>
        <w:t>(1), 120–136.</w:t>
      </w:r>
    </w:p>
    <w:p w14:paraId="24C76B76" w14:textId="77777777" w:rsidR="00B8759D" w:rsidRDefault="00000000">
      <w:pPr>
        <w:pStyle w:val="Literaturverzeichnis"/>
      </w:pPr>
      <w:bookmarkStart w:id="561" w:name="ref-fay2014iconicity"/>
      <w:bookmarkEnd w:id="560"/>
      <w:r>
        <w:t xml:space="preserve">Fay, N., Ellison, M., &amp; Garrod, S. (2014). Iconicity: From sign to system in human communication and language. </w:t>
      </w:r>
      <w:r>
        <w:rPr>
          <w:i/>
          <w:iCs/>
        </w:rPr>
        <w:t>Pragmatics &amp; Cognition</w:t>
      </w:r>
      <w:r>
        <w:t xml:space="preserve">, </w:t>
      </w:r>
      <w:r>
        <w:rPr>
          <w:i/>
          <w:iCs/>
        </w:rPr>
        <w:t>22</w:t>
      </w:r>
      <w:r>
        <w:t>(2), 244–263.</w:t>
      </w:r>
    </w:p>
    <w:p w14:paraId="62D7A9C9" w14:textId="77777777" w:rsidR="005D4CD1" w:rsidRDefault="00000000">
      <w:pPr>
        <w:pStyle w:val="Literaturverzeichnis"/>
        <w:rPr>
          <w:del w:id="562" w:author="Gregor Kachel" w:date="2026-07-14T11:13:00Z" w16du:dateUtc="2026-07-14T09:13:00Z"/>
        </w:rPr>
      </w:pPr>
      <w:bookmarkStart w:id="563" w:name="ref-ferry2025bigger"/>
      <w:del w:id="564" w:author="Gregor Kachel" w:date="2026-07-14T11:13:00Z" w16du:dateUtc="2026-07-14T09:13:00Z">
        <w:r>
          <w:delText xml:space="preserve">Ferry, A. L., Corcoran, M. G., Williams, E., Curtis, S. M., Gale, C. J., &amp; Twomey, K. E. (2025). Bigger versus smaller: Children’s understanding of size comparison words becomes more precise with age. </w:delText>
        </w:r>
        <w:r>
          <w:rPr>
            <w:i/>
            <w:iCs/>
          </w:rPr>
          <w:delText>Child Development</w:delText>
        </w:r>
        <w:r>
          <w:delText xml:space="preserve">, </w:delText>
        </w:r>
        <w:r>
          <w:rPr>
            <w:i/>
            <w:iCs/>
          </w:rPr>
          <w:delText>96</w:delText>
        </w:r>
        <w:r>
          <w:delText>(2), 492–507.</w:delText>
        </w:r>
      </w:del>
    </w:p>
    <w:p w14:paraId="11725A4C" w14:textId="77777777" w:rsidR="00B8759D" w:rsidRDefault="00000000">
      <w:pPr>
        <w:pStyle w:val="Literaturverzeichnis"/>
      </w:pPr>
      <w:bookmarkStart w:id="565" w:name="ref-flavell1981young"/>
      <w:bookmarkEnd w:id="561"/>
      <w:bookmarkEnd w:id="563"/>
      <w:r>
        <w:t xml:space="preserve">Flavell, J. H., Everett, B. A., Croft, K., &amp; Flavell, E. R. (1981). Young children’s knowledge about visual perception: Further evidence for the level 1–level 2 distinction. </w:t>
      </w:r>
      <w:r>
        <w:rPr>
          <w:i/>
          <w:iCs/>
        </w:rPr>
        <w:t>Developmental Psychology</w:t>
      </w:r>
      <w:r>
        <w:t xml:space="preserve">, </w:t>
      </w:r>
      <w:r>
        <w:rPr>
          <w:i/>
          <w:iCs/>
        </w:rPr>
        <w:t>17</w:t>
      </w:r>
      <w:r>
        <w:t>(1), 99.</w:t>
      </w:r>
    </w:p>
    <w:p w14:paraId="45C0C670" w14:textId="77777777" w:rsidR="005D4CD1" w:rsidRDefault="00000000">
      <w:pPr>
        <w:pStyle w:val="Literaturverzeichnis"/>
        <w:rPr>
          <w:del w:id="566" w:author="Gregor Kachel" w:date="2026-07-14T11:13:00Z" w16du:dateUtc="2026-07-14T09:13:00Z"/>
        </w:rPr>
      </w:pPr>
      <w:bookmarkStart w:id="567" w:name="ref-fort2018symbouki"/>
      <w:del w:id="568" w:author="Gregor Kachel" w:date="2026-07-14T11:13:00Z" w16du:dateUtc="2026-07-14T09:13:00Z">
        <w:r>
          <w:delText xml:space="preserve">Fort, M., Lammertink, I., Peperkamp, S., Guevara-Rukoz, A., Fikkert, P., &amp; Tsuji, S. (2018). Symbouki: A meta-analysis on the emergence of sound symbolism in early language acquisition. </w:delText>
        </w:r>
        <w:r>
          <w:rPr>
            <w:i/>
            <w:iCs/>
          </w:rPr>
          <w:delText>Developmental Science</w:delText>
        </w:r>
        <w:r>
          <w:delText xml:space="preserve">, </w:delText>
        </w:r>
        <w:r>
          <w:rPr>
            <w:i/>
            <w:iCs/>
          </w:rPr>
          <w:delText>21</w:delText>
        </w:r>
        <w:r>
          <w:delText>(5), e12659.</w:delText>
        </w:r>
      </w:del>
    </w:p>
    <w:p w14:paraId="0F898C55" w14:textId="77777777" w:rsidR="005D4CD1" w:rsidRPr="004F5719" w:rsidRDefault="00000000">
      <w:pPr>
        <w:pStyle w:val="Literaturverzeichnis"/>
        <w:rPr>
          <w:del w:id="569" w:author="Gregor Kachel" w:date="2026-07-14T11:13:00Z" w16du:dateUtc="2026-07-14T09:13:00Z"/>
          <w:lang w:val="it-IT"/>
        </w:rPr>
      </w:pPr>
      <w:bookmarkStart w:id="570" w:name="ref-frausel2020origins"/>
      <w:bookmarkEnd w:id="567"/>
      <w:del w:id="571" w:author="Gregor Kachel" w:date="2026-07-14T11:13:00Z" w16du:dateUtc="2026-07-14T09:13:00Z">
        <w:r>
          <w:delText xml:space="preserve">Frausel, R. R., Silvey, C., Freeman, C., Dowling, N., Richland, L. E., Levine, S. C., … Goldin-Meadow, S. (2020). The origins of higher-order thinking lie in children’s spontaneous talk across the pre-school years. </w:delText>
        </w:r>
        <w:r w:rsidRPr="004F5719">
          <w:rPr>
            <w:i/>
            <w:iCs/>
            <w:lang w:val="it-IT"/>
          </w:rPr>
          <w:delText>Cognition</w:delText>
        </w:r>
        <w:r w:rsidRPr="004F5719">
          <w:rPr>
            <w:lang w:val="it-IT"/>
          </w:rPr>
          <w:delText xml:space="preserve">, </w:delText>
        </w:r>
        <w:r w:rsidRPr="004F5719">
          <w:rPr>
            <w:i/>
            <w:iCs/>
            <w:lang w:val="it-IT"/>
          </w:rPr>
          <w:delText>200</w:delText>
        </w:r>
        <w:r w:rsidRPr="004F5719">
          <w:rPr>
            <w:lang w:val="it-IT"/>
          </w:rPr>
          <w:delText>, 104274.</w:delText>
        </w:r>
      </w:del>
    </w:p>
    <w:p w14:paraId="6AFED393" w14:textId="77777777" w:rsidR="00B8759D" w:rsidRDefault="00000000">
      <w:pPr>
        <w:pStyle w:val="Literaturverzeichnis"/>
      </w:pPr>
      <w:bookmarkStart w:id="572" w:name="ref-ganea2008transfer"/>
      <w:bookmarkEnd w:id="565"/>
      <w:bookmarkEnd w:id="570"/>
      <w:r w:rsidRPr="00487D77">
        <w:rPr>
          <w:lang w:val="it-IT"/>
        </w:rPr>
        <w:t xml:space="preserve">Ganea, P. A., Pickard, M. B., &amp; DeLoache, J. S. (2008). </w:t>
      </w:r>
      <w:r>
        <w:t xml:space="preserve">Transfer between picture books and the real world by very young children. </w:t>
      </w:r>
      <w:r>
        <w:rPr>
          <w:i/>
          <w:iCs/>
        </w:rPr>
        <w:t>Journal of Cognition and Development</w:t>
      </w:r>
      <w:r>
        <w:t xml:space="preserve">, </w:t>
      </w:r>
      <w:r>
        <w:rPr>
          <w:i/>
          <w:iCs/>
        </w:rPr>
        <w:t>9</w:t>
      </w:r>
      <w:r>
        <w:t xml:space="preserve">(1), 46–66. </w:t>
      </w:r>
      <w:hyperlink r:id="rId21">
        <w:r w:rsidR="00B8759D">
          <w:rPr>
            <w:rStyle w:val="Hyperlink"/>
          </w:rPr>
          <w:t>https://doi.org/10.1080/15248370701836592</w:t>
        </w:r>
      </w:hyperlink>
    </w:p>
    <w:p w14:paraId="4D07908F" w14:textId="77777777" w:rsidR="00B8759D" w:rsidRDefault="00000000">
      <w:pPr>
        <w:pStyle w:val="Literaturverzeichnis"/>
      </w:pPr>
      <w:bookmarkStart w:id="573" w:name="ref-gelman1998shape"/>
      <w:bookmarkEnd w:id="572"/>
      <w:r>
        <w:lastRenderedPageBreak/>
        <w:t xml:space="preserve">Gelman, S. A., &amp; Ebeling, K. S. (1998). Shape and representational status in children’s early naming. </w:t>
      </w:r>
      <w:r>
        <w:rPr>
          <w:i/>
          <w:iCs/>
        </w:rPr>
        <w:t>Cognition</w:t>
      </w:r>
      <w:r>
        <w:t xml:space="preserve">, </w:t>
      </w:r>
      <w:r>
        <w:rPr>
          <w:i/>
          <w:iCs/>
        </w:rPr>
        <w:t>66</w:t>
      </w:r>
      <w:r>
        <w:t>(2), B35–B47.</w:t>
      </w:r>
    </w:p>
    <w:p w14:paraId="364195FE" w14:textId="77777777" w:rsidR="00B8759D" w:rsidRDefault="00000000">
      <w:pPr>
        <w:pStyle w:val="Literaturverzeichnis"/>
      </w:pPr>
      <w:bookmarkStart w:id="574" w:name="ref-gentner1977children"/>
      <w:bookmarkEnd w:id="573"/>
      <w:r>
        <w:t xml:space="preserve">Gentner, D. (1977). Children’s performance on a spatial analogies task. </w:t>
      </w:r>
      <w:r>
        <w:rPr>
          <w:i/>
          <w:iCs/>
        </w:rPr>
        <w:t>Child Development</w:t>
      </w:r>
      <w:r>
        <w:t>, 1034–1039.</w:t>
      </w:r>
    </w:p>
    <w:p w14:paraId="0D23F529" w14:textId="77777777" w:rsidR="00B8759D" w:rsidRDefault="00000000">
      <w:pPr>
        <w:pStyle w:val="Literaturverzeichnis"/>
      </w:pPr>
      <w:bookmarkStart w:id="575" w:name="ref-gentner2017analogy"/>
      <w:bookmarkEnd w:id="574"/>
      <w:r>
        <w:t xml:space="preserve">Gentner, D., &amp; Hoyos, C. (2017). Analogy and abstraction. </w:t>
      </w:r>
      <w:r>
        <w:rPr>
          <w:i/>
          <w:iCs/>
        </w:rPr>
        <w:t>Topics in Cognitive Science</w:t>
      </w:r>
      <w:r>
        <w:t xml:space="preserve">, </w:t>
      </w:r>
      <w:r>
        <w:rPr>
          <w:i/>
          <w:iCs/>
        </w:rPr>
        <w:t>9</w:t>
      </w:r>
      <w:r>
        <w:t>(3), 672–693.</w:t>
      </w:r>
    </w:p>
    <w:p w14:paraId="3780EF1A" w14:textId="77777777" w:rsidR="00B8759D" w:rsidRDefault="00000000">
      <w:pPr>
        <w:pStyle w:val="Literaturverzeichnis"/>
      </w:pPr>
      <w:bookmarkStart w:id="576" w:name="ref-gerhardstein2002development"/>
      <w:bookmarkEnd w:id="575"/>
      <w:proofErr w:type="spellStart"/>
      <w:r w:rsidRPr="00BF4828">
        <w:rPr>
          <w:lang w:val="nl-NL"/>
        </w:rPr>
        <w:t>Gerhardstein</w:t>
      </w:r>
      <w:proofErr w:type="spellEnd"/>
      <w:r w:rsidRPr="00BF4828">
        <w:rPr>
          <w:lang w:val="nl-NL"/>
        </w:rPr>
        <w:t xml:space="preserve">, P., &amp; </w:t>
      </w:r>
      <w:proofErr w:type="spellStart"/>
      <w:r w:rsidRPr="00BF4828">
        <w:rPr>
          <w:lang w:val="nl-NL"/>
        </w:rPr>
        <w:t>Rovee</w:t>
      </w:r>
      <w:proofErr w:type="spellEnd"/>
      <w:r w:rsidRPr="00BF4828">
        <w:rPr>
          <w:lang w:val="nl-NL"/>
        </w:rPr>
        <w:t xml:space="preserve">-Collier, C. (2002). </w:t>
      </w:r>
      <w:r>
        <w:t xml:space="preserve">The development of visual search in infants and very young children. </w:t>
      </w:r>
      <w:r>
        <w:rPr>
          <w:i/>
          <w:iCs/>
        </w:rPr>
        <w:t>Journal of Experimental Child Psychology</w:t>
      </w:r>
      <w:r>
        <w:t xml:space="preserve">, </w:t>
      </w:r>
      <w:r>
        <w:rPr>
          <w:i/>
          <w:iCs/>
        </w:rPr>
        <w:t>81</w:t>
      </w:r>
      <w:r>
        <w:t>(2), 194–215.</w:t>
      </w:r>
    </w:p>
    <w:p w14:paraId="68617DAD" w14:textId="77777777" w:rsidR="00B8759D" w:rsidRDefault="00000000">
      <w:pPr>
        <w:pStyle w:val="Literaturverzeichnis"/>
      </w:pPr>
      <w:bookmarkStart w:id="577" w:name="ref-gick1980analogical"/>
      <w:bookmarkEnd w:id="576"/>
      <w:r>
        <w:t xml:space="preserve">Gick, M. L., &amp; Holyoak, K. J. (1980). Analogical problem solving. </w:t>
      </w:r>
      <w:r>
        <w:rPr>
          <w:i/>
          <w:iCs/>
        </w:rPr>
        <w:t>Cognitive Psychology</w:t>
      </w:r>
      <w:r>
        <w:t xml:space="preserve">, </w:t>
      </w:r>
      <w:r>
        <w:rPr>
          <w:i/>
          <w:iCs/>
        </w:rPr>
        <w:t>12</w:t>
      </w:r>
      <w:r>
        <w:t>(3), 306–355.</w:t>
      </w:r>
    </w:p>
    <w:p w14:paraId="7F1F4FC1" w14:textId="77777777" w:rsidR="00B8759D" w:rsidRDefault="00000000">
      <w:pPr>
        <w:pStyle w:val="Literaturverzeichnis"/>
      </w:pPr>
      <w:bookmarkStart w:id="578" w:name="ref-goddu2020transformations"/>
      <w:bookmarkEnd w:id="577"/>
      <w:r w:rsidRPr="00BF4828">
        <w:rPr>
          <w:lang w:val="it-IT"/>
        </w:rPr>
        <w:t xml:space="preserve">Goddu, M. K., </w:t>
      </w:r>
      <w:proofErr w:type="spellStart"/>
      <w:r w:rsidRPr="00BF4828">
        <w:rPr>
          <w:lang w:val="it-IT"/>
        </w:rPr>
        <w:t>Lombrozo</w:t>
      </w:r>
      <w:proofErr w:type="spellEnd"/>
      <w:r w:rsidRPr="00BF4828">
        <w:rPr>
          <w:lang w:val="it-IT"/>
        </w:rPr>
        <w:t xml:space="preserve">, T., &amp; </w:t>
      </w:r>
      <w:proofErr w:type="spellStart"/>
      <w:r w:rsidRPr="00BF4828">
        <w:rPr>
          <w:lang w:val="it-IT"/>
        </w:rPr>
        <w:t>Gopnik</w:t>
      </w:r>
      <w:proofErr w:type="spellEnd"/>
      <w:r w:rsidRPr="00BF4828">
        <w:rPr>
          <w:lang w:val="it-IT"/>
        </w:rPr>
        <w:t xml:space="preserve">, A. (2020). </w:t>
      </w:r>
      <w:r>
        <w:t xml:space="preserve">Transformations and transfer: Preschool children understand abstract relations and reason analogically in a causal task. </w:t>
      </w:r>
      <w:r>
        <w:rPr>
          <w:i/>
          <w:iCs/>
        </w:rPr>
        <w:t>Child Development</w:t>
      </w:r>
      <w:r>
        <w:t xml:space="preserve">, </w:t>
      </w:r>
      <w:r>
        <w:rPr>
          <w:i/>
          <w:iCs/>
        </w:rPr>
        <w:t>91</w:t>
      </w:r>
      <w:r>
        <w:t>(6), 1898–1915.</w:t>
      </w:r>
    </w:p>
    <w:p w14:paraId="6F438D41" w14:textId="77777777" w:rsidR="00B8759D" w:rsidRDefault="00000000">
      <w:pPr>
        <w:pStyle w:val="Literaturverzeichnis"/>
      </w:pPr>
      <w:bookmarkStart w:id="579" w:name="ref-gopnik1988children"/>
      <w:bookmarkEnd w:id="578"/>
      <w:r>
        <w:t xml:space="preserve">Gopnik, A., &amp; Astington, J. (1988). Children’s understanding of representational change and its relation to the understanding of false belief and the appearance-reality distinction. </w:t>
      </w:r>
      <w:r>
        <w:rPr>
          <w:i/>
          <w:iCs/>
        </w:rPr>
        <w:t>Child Development</w:t>
      </w:r>
      <w:r>
        <w:t>, 26–37.</w:t>
      </w:r>
    </w:p>
    <w:p w14:paraId="0D8EF76B" w14:textId="77777777" w:rsidR="00B8759D" w:rsidRDefault="00000000">
      <w:pPr>
        <w:pStyle w:val="Literaturverzeichnis"/>
      </w:pPr>
      <w:bookmarkStart w:id="580" w:name="ref-goswami1991analogical"/>
      <w:bookmarkEnd w:id="579"/>
      <w:r>
        <w:t xml:space="preserve">Goswami, U. (1991). Analogical reasoning: What develops? A review of research and theory. </w:t>
      </w:r>
      <w:r>
        <w:rPr>
          <w:i/>
          <w:iCs/>
        </w:rPr>
        <w:t>Child Development</w:t>
      </w:r>
      <w:r>
        <w:t xml:space="preserve">, </w:t>
      </w:r>
      <w:r>
        <w:rPr>
          <w:i/>
          <w:iCs/>
        </w:rPr>
        <w:t>62</w:t>
      </w:r>
      <w:r>
        <w:t>(1), 1–22.</w:t>
      </w:r>
    </w:p>
    <w:p w14:paraId="11788F12" w14:textId="77777777" w:rsidR="005D4CD1" w:rsidRDefault="00000000">
      <w:pPr>
        <w:pStyle w:val="Literaturverzeichnis"/>
        <w:rPr>
          <w:del w:id="581" w:author="Gregor Kachel" w:date="2026-07-14T11:13:00Z" w16du:dateUtc="2026-07-14T09:13:00Z"/>
        </w:rPr>
      </w:pPr>
      <w:bookmarkStart w:id="582" w:name="ref-grice1991studies"/>
      <w:del w:id="583" w:author="Gregor Kachel" w:date="2026-07-14T11:13:00Z" w16du:dateUtc="2026-07-14T09:13:00Z">
        <w:r>
          <w:delText xml:space="preserve">Grice, P. (1991). </w:delText>
        </w:r>
        <w:r>
          <w:rPr>
            <w:i/>
            <w:iCs/>
          </w:rPr>
          <w:delText>Studies in the way of words</w:delText>
        </w:r>
        <w:r>
          <w:delText>. Harvard University Press.</w:delText>
        </w:r>
      </w:del>
    </w:p>
    <w:p w14:paraId="40B680A3" w14:textId="77777777" w:rsidR="00B8759D" w:rsidRDefault="00000000">
      <w:pPr>
        <w:pStyle w:val="Literaturverzeichnis"/>
      </w:pPr>
      <w:bookmarkStart w:id="584" w:name="ref-halford1998processing"/>
      <w:bookmarkEnd w:id="580"/>
      <w:bookmarkEnd w:id="582"/>
      <w:r>
        <w:lastRenderedPageBreak/>
        <w:t xml:space="preserve">Halford, G. S., Wilson, W. H., &amp; Phillips, S. (1998). Processing capacity defined by relational complexity: Implications for comparative, developmental, and cognitive psychology. </w:t>
      </w:r>
      <w:r>
        <w:rPr>
          <w:i/>
          <w:iCs/>
        </w:rPr>
        <w:t>Behavioral and Brain Sciences</w:t>
      </w:r>
      <w:r>
        <w:t xml:space="preserve">, </w:t>
      </w:r>
      <w:r>
        <w:rPr>
          <w:i/>
          <w:iCs/>
        </w:rPr>
        <w:t>21</w:t>
      </w:r>
      <w:r>
        <w:t>(6), 803–831.</w:t>
      </w:r>
    </w:p>
    <w:p w14:paraId="2315FF5A" w14:textId="77777777" w:rsidR="005D4CD1" w:rsidRDefault="00000000">
      <w:pPr>
        <w:pStyle w:val="Literaturverzeichnis"/>
        <w:rPr>
          <w:del w:id="585" w:author="Gregor Kachel" w:date="2026-07-14T11:13:00Z" w16du:dateUtc="2026-07-14T09:13:00Z"/>
        </w:rPr>
      </w:pPr>
      <w:bookmarkStart w:id="586" w:name="ref-haun2011conformity"/>
      <w:del w:id="587" w:author="Gregor Kachel" w:date="2026-07-14T11:13:00Z" w16du:dateUtc="2026-07-14T09:13:00Z">
        <w:r>
          <w:delText xml:space="preserve">Haun, D. B., &amp; Tomasello, M. (2011). Conformity to peer pressure in preschool children. </w:delText>
        </w:r>
        <w:r>
          <w:rPr>
            <w:i/>
            <w:iCs/>
          </w:rPr>
          <w:delText>Child Development</w:delText>
        </w:r>
        <w:r>
          <w:delText xml:space="preserve">, </w:delText>
        </w:r>
        <w:r>
          <w:rPr>
            <w:i/>
            <w:iCs/>
          </w:rPr>
          <w:delText>82</w:delText>
        </w:r>
        <w:r>
          <w:delText>(6), 1759–1767.</w:delText>
        </w:r>
      </w:del>
    </w:p>
    <w:p w14:paraId="3471D2F8" w14:textId="77777777" w:rsidR="00B8759D" w:rsidRDefault="00000000">
      <w:pPr>
        <w:pStyle w:val="Literaturverzeichnis"/>
      </w:pPr>
      <w:bookmarkStart w:id="588" w:name="ref-henrich2010weirdest"/>
      <w:bookmarkEnd w:id="584"/>
      <w:bookmarkEnd w:id="586"/>
      <w:r w:rsidRPr="00487D77">
        <w:rPr>
          <w:lang w:val="de-DE"/>
        </w:rPr>
        <w:t xml:space="preserve">Henrich, J., Heine, S. J., &amp; </w:t>
      </w:r>
      <w:proofErr w:type="spellStart"/>
      <w:r w:rsidRPr="00487D77">
        <w:rPr>
          <w:lang w:val="de-DE"/>
        </w:rPr>
        <w:t>Norenzayan</w:t>
      </w:r>
      <w:proofErr w:type="spellEnd"/>
      <w:r w:rsidRPr="00487D77">
        <w:rPr>
          <w:lang w:val="de-DE"/>
        </w:rPr>
        <w:t xml:space="preserve">, A. (2010). </w:t>
      </w:r>
      <w:r>
        <w:t xml:space="preserve">The weirdest people in the world? </w:t>
      </w:r>
      <w:r>
        <w:rPr>
          <w:i/>
          <w:iCs/>
        </w:rPr>
        <w:t>Behavioral and Brain Sciences</w:t>
      </w:r>
      <w:r>
        <w:t xml:space="preserve">, </w:t>
      </w:r>
      <w:r>
        <w:rPr>
          <w:i/>
          <w:iCs/>
        </w:rPr>
        <w:t>33</w:t>
      </w:r>
      <w:r>
        <w:t>(2-3), 61–83.</w:t>
      </w:r>
    </w:p>
    <w:p w14:paraId="0DB74133" w14:textId="77777777" w:rsidR="00B8759D" w:rsidRDefault="00000000">
      <w:pPr>
        <w:pStyle w:val="Literaturverzeichnis"/>
      </w:pPr>
      <w:bookmarkStart w:id="589" w:name="ref-House2013ontogeny"/>
      <w:bookmarkEnd w:id="588"/>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p>
    <w:p w14:paraId="1BD7A32E" w14:textId="77777777" w:rsidR="005D4CD1" w:rsidRDefault="00000000">
      <w:pPr>
        <w:pStyle w:val="Literaturverzeichnis"/>
        <w:rPr>
          <w:del w:id="590" w:author="Gregor Kachel" w:date="2026-07-14T11:13:00Z" w16du:dateUtc="2026-07-14T09:13:00Z"/>
        </w:rPr>
      </w:pPr>
      <w:bookmarkStart w:id="591" w:name="ref-ifrah2000universal"/>
      <w:del w:id="592" w:author="Gregor Kachel" w:date="2026-07-14T11:13:00Z" w16du:dateUtc="2026-07-14T09:13:00Z">
        <w:r>
          <w:delText xml:space="preserve">Ifrah, G. (2000). </w:delText>
        </w:r>
        <w:r>
          <w:rPr>
            <w:i/>
            <w:iCs/>
          </w:rPr>
          <w:delText>The universal history of numbers</w:delText>
        </w:r>
        <w:r>
          <w:delText>. Harvill London.</w:delText>
        </w:r>
      </w:del>
    </w:p>
    <w:p w14:paraId="3A9BDF26" w14:textId="77777777" w:rsidR="005D4CD1" w:rsidRDefault="00000000">
      <w:pPr>
        <w:pStyle w:val="Literaturverzeichnis"/>
        <w:rPr>
          <w:del w:id="593" w:author="Gregor Kachel" w:date="2026-07-14T11:13:00Z" w16du:dateUtc="2026-07-14T09:13:00Z"/>
        </w:rPr>
      </w:pPr>
      <w:bookmarkStart w:id="594" w:name="ref-imai2008sound"/>
      <w:bookmarkEnd w:id="591"/>
      <w:del w:id="595" w:author="Gregor Kachel" w:date="2026-07-14T11:13:00Z" w16du:dateUtc="2026-07-14T09:13:00Z">
        <w:r>
          <w:delText xml:space="preserve">Imai, M., Kita, S., Nagumo, M., &amp; Okada, H. (2008). Sound symbolism facilitates early verb learning. </w:delText>
        </w:r>
        <w:r>
          <w:rPr>
            <w:i/>
            <w:iCs/>
          </w:rPr>
          <w:delText>Cognition</w:delText>
        </w:r>
        <w:r>
          <w:delText xml:space="preserve">, </w:delText>
        </w:r>
        <w:r>
          <w:rPr>
            <w:i/>
            <w:iCs/>
          </w:rPr>
          <w:delText>109</w:delText>
        </w:r>
        <w:r>
          <w:delText>(1), 54–65.</w:delText>
        </w:r>
      </w:del>
    </w:p>
    <w:p w14:paraId="4A4CF17B" w14:textId="77777777" w:rsidR="00B8759D" w:rsidRDefault="00000000">
      <w:pPr>
        <w:pStyle w:val="Literaturverzeichnis"/>
      </w:pPr>
      <w:bookmarkStart w:id="596" w:name="ref-jablonski2014inhibitory"/>
      <w:bookmarkEnd w:id="589"/>
      <w:bookmarkEnd w:id="594"/>
      <w:r>
        <w:t xml:space="preserve">Jablonski, S. (2014). Inhibitory control and literacy development among 3-to 5-year-old children. </w:t>
      </w:r>
      <w:r>
        <w:rPr>
          <w:i/>
          <w:iCs/>
        </w:rPr>
        <w:t>L1-Educational Studies in Language and Literature</w:t>
      </w:r>
      <w:r>
        <w:t>, 1–25.</w:t>
      </w:r>
    </w:p>
    <w:p w14:paraId="04D8DF1E" w14:textId="77777777" w:rsidR="00B8759D" w:rsidRDefault="00000000">
      <w:pPr>
        <w:pStyle w:val="Literaturverzeichnis"/>
      </w:pPr>
      <w:bookmarkStart w:id="597" w:name="ref-karmiloff1994beyond"/>
      <w:bookmarkEnd w:id="596"/>
      <w:r>
        <w:t xml:space="preserve">Karmiloff-Smith, B. A. (1994). Beyond modularity: A developmental perspective on cognitive science. </w:t>
      </w:r>
      <w:r>
        <w:rPr>
          <w:i/>
          <w:iCs/>
        </w:rPr>
        <w:t>European Journal of Disorders of Communication</w:t>
      </w:r>
      <w:r>
        <w:t xml:space="preserve">, </w:t>
      </w:r>
      <w:r>
        <w:rPr>
          <w:i/>
          <w:iCs/>
        </w:rPr>
        <w:t>29</w:t>
      </w:r>
      <w:r>
        <w:t>(1), 95–105.</w:t>
      </w:r>
    </w:p>
    <w:p w14:paraId="782482B9" w14:textId="77777777" w:rsidR="005D4CD1" w:rsidRPr="004F5719" w:rsidRDefault="00000000">
      <w:pPr>
        <w:pStyle w:val="Literaturverzeichnis"/>
        <w:rPr>
          <w:del w:id="598" w:author="Gregor Kachel" w:date="2026-07-14T11:13:00Z" w16du:dateUtc="2026-07-14T09:13:00Z"/>
          <w:lang w:val="it-IT"/>
        </w:rPr>
      </w:pPr>
      <w:bookmarkStart w:id="599" w:name="ref-kellman1983perception"/>
      <w:del w:id="600" w:author="Gregor Kachel" w:date="2026-07-14T11:13:00Z" w16du:dateUtc="2026-07-14T09:13:00Z">
        <w:r>
          <w:delText xml:space="preserve">Kellman, P. J., &amp; Spelke, E. S. (1983). Perception of partly occluded objects in infancy. </w:delText>
        </w:r>
        <w:r w:rsidRPr="004F5719">
          <w:rPr>
            <w:i/>
            <w:iCs/>
            <w:lang w:val="it-IT"/>
          </w:rPr>
          <w:delText>Cognitive Psychology</w:delText>
        </w:r>
        <w:r w:rsidRPr="004F5719">
          <w:rPr>
            <w:lang w:val="it-IT"/>
          </w:rPr>
          <w:delText xml:space="preserve">, </w:delText>
        </w:r>
        <w:r w:rsidRPr="004F5719">
          <w:rPr>
            <w:i/>
            <w:iCs/>
            <w:lang w:val="it-IT"/>
          </w:rPr>
          <w:delText>15</w:delText>
        </w:r>
        <w:r w:rsidRPr="004F5719">
          <w:rPr>
            <w:lang w:val="it-IT"/>
          </w:rPr>
          <w:delText>(4), 483–524.</w:delText>
        </w:r>
      </w:del>
    </w:p>
    <w:p w14:paraId="2BB7F67C" w14:textId="77777777" w:rsidR="005D4CD1" w:rsidRDefault="00000000">
      <w:pPr>
        <w:pStyle w:val="Literaturverzeichnis"/>
        <w:rPr>
          <w:del w:id="601" w:author="Gregor Kachel" w:date="2026-07-14T11:13:00Z" w16du:dateUtc="2026-07-14T09:13:00Z"/>
        </w:rPr>
      </w:pPr>
      <w:bookmarkStart w:id="602" w:name="ref-knoeferle2017drives"/>
      <w:bookmarkEnd w:id="599"/>
      <w:del w:id="603" w:author="Gregor Kachel" w:date="2026-07-14T11:13:00Z" w16du:dateUtc="2026-07-14T09:13:00Z">
        <w:r w:rsidRPr="004F5719">
          <w:rPr>
            <w:lang w:val="it-IT"/>
          </w:rPr>
          <w:lastRenderedPageBreak/>
          <w:delText xml:space="preserve">Knoeferle, K., Li, J., Maggioni, E., &amp; Spence, C. (2017). </w:delText>
        </w:r>
        <w:r>
          <w:delText xml:space="preserve">What drives sound symbolism? Different acoustic cues underlie sound-size and sound-shape mappings. </w:delText>
        </w:r>
        <w:r>
          <w:rPr>
            <w:i/>
            <w:iCs/>
          </w:rPr>
          <w:delText>Scientific Reports</w:delText>
        </w:r>
        <w:r>
          <w:delText xml:space="preserve">, </w:delText>
        </w:r>
        <w:r>
          <w:rPr>
            <w:i/>
            <w:iCs/>
          </w:rPr>
          <w:delText>7</w:delText>
        </w:r>
        <w:r>
          <w:delText>(1), 5562.</w:delText>
        </w:r>
      </w:del>
    </w:p>
    <w:p w14:paraId="0EF436CD" w14:textId="77777777" w:rsidR="00B8759D" w:rsidRDefault="00000000">
      <w:pPr>
        <w:pStyle w:val="Literaturverzeichnis"/>
      </w:pPr>
      <w:bookmarkStart w:id="604" w:name="ref-kroupin2022importance"/>
      <w:bookmarkEnd w:id="597"/>
      <w:bookmarkEnd w:id="602"/>
      <w:r>
        <w:t xml:space="preserve">Kroupin, I. G., &amp; Carey, S. E. (2022a). The importance of inference in relational reasoning: Relational matching as a case study. </w:t>
      </w:r>
      <w:r>
        <w:rPr>
          <w:i/>
          <w:iCs/>
        </w:rPr>
        <w:t>Journal of Experimental Psychology: General</w:t>
      </w:r>
      <w:r>
        <w:t xml:space="preserve">, </w:t>
      </w:r>
      <w:r>
        <w:rPr>
          <w:i/>
          <w:iCs/>
        </w:rPr>
        <w:t>151</w:t>
      </w:r>
      <w:r>
        <w:t>(1), 224.</w:t>
      </w:r>
    </w:p>
    <w:p w14:paraId="49E71317" w14:textId="77777777" w:rsidR="00B8759D" w:rsidRDefault="00000000">
      <w:pPr>
        <w:pStyle w:val="Literaturverzeichnis"/>
      </w:pPr>
      <w:bookmarkStart w:id="605" w:name="ref-kroupin2022you"/>
      <w:bookmarkEnd w:id="604"/>
      <w:r>
        <w:t xml:space="preserve">Kroupin, I. G., &amp; Carey, S. E. (2022b). You cannot find what you are not looking for: Population differences in relational reasoning are sometimes differences in inductive biases alone. </w:t>
      </w:r>
      <w:r>
        <w:rPr>
          <w:i/>
          <w:iCs/>
        </w:rPr>
        <w:t>Cognition</w:t>
      </w:r>
      <w:r>
        <w:t xml:space="preserve">, </w:t>
      </w:r>
      <w:r>
        <w:rPr>
          <w:i/>
          <w:iCs/>
        </w:rPr>
        <w:t>222</w:t>
      </w:r>
      <w:r>
        <w:t>, 105007.</w:t>
      </w:r>
    </w:p>
    <w:p w14:paraId="79B2DCF6" w14:textId="77777777" w:rsidR="005D4CD1" w:rsidRPr="004F5719" w:rsidRDefault="00000000">
      <w:pPr>
        <w:pStyle w:val="Literaturverzeichnis"/>
        <w:rPr>
          <w:del w:id="606" w:author="Gregor Kachel" w:date="2026-07-14T11:13:00Z" w16du:dateUtc="2026-07-14T09:13:00Z"/>
          <w:lang w:val="de-DE"/>
        </w:rPr>
      </w:pPr>
      <w:bookmarkStart w:id="607" w:name="ref-kucharz2012elementarbildung"/>
      <w:del w:id="608" w:author="Gregor Kachel" w:date="2026-07-14T11:13:00Z" w16du:dateUtc="2026-07-14T09:13:00Z">
        <w:r w:rsidRPr="004F5719">
          <w:rPr>
            <w:lang w:val="de-DE"/>
          </w:rPr>
          <w:delText xml:space="preserve">Kucharz, D. (2012). </w:delText>
        </w:r>
        <w:r w:rsidRPr="004F5719">
          <w:rPr>
            <w:i/>
            <w:iCs/>
            <w:lang w:val="de-DE"/>
          </w:rPr>
          <w:delText>Elementarbildung</w:delText>
        </w:r>
        <w:r w:rsidRPr="004F5719">
          <w:rPr>
            <w:lang w:val="de-DE"/>
          </w:rPr>
          <w:delText>. Weinheim, Basel: Beltz Verlag.</w:delText>
        </w:r>
      </w:del>
    </w:p>
    <w:p w14:paraId="5DD3C48C" w14:textId="77777777" w:rsidR="005D4CD1" w:rsidRDefault="00000000">
      <w:pPr>
        <w:pStyle w:val="Literaturverzeichnis"/>
        <w:rPr>
          <w:del w:id="609" w:author="Gregor Kachel" w:date="2026-07-14T11:13:00Z" w16du:dateUtc="2026-07-14T09:13:00Z"/>
        </w:rPr>
      </w:pPr>
      <w:bookmarkStart w:id="610" w:name="ref-landau1986early"/>
      <w:bookmarkEnd w:id="607"/>
      <w:del w:id="611" w:author="Gregor Kachel" w:date="2026-07-14T11:13:00Z" w16du:dateUtc="2026-07-14T09:13:00Z">
        <w:r w:rsidRPr="004F5719">
          <w:rPr>
            <w:lang w:val="de-DE"/>
          </w:rPr>
          <w:delText xml:space="preserve">Landau, B. (1986). </w:delText>
        </w:r>
        <w:r>
          <w:delText xml:space="preserve">Early map use as an unlearned ability. </w:delText>
        </w:r>
        <w:r>
          <w:rPr>
            <w:i/>
            <w:iCs/>
          </w:rPr>
          <w:delText>Cognition</w:delText>
        </w:r>
        <w:r>
          <w:delText xml:space="preserve">, </w:delText>
        </w:r>
        <w:r>
          <w:rPr>
            <w:i/>
            <w:iCs/>
          </w:rPr>
          <w:delText>22</w:delText>
        </w:r>
        <w:r>
          <w:delText>(3), 201–223.</w:delText>
        </w:r>
      </w:del>
    </w:p>
    <w:p w14:paraId="40D4312C" w14:textId="77777777" w:rsidR="00B8759D" w:rsidRDefault="00000000">
      <w:pPr>
        <w:pStyle w:val="Literaturverzeichnis"/>
      </w:pPr>
      <w:bookmarkStart w:id="612" w:name="ref-Leekam2010adults"/>
      <w:bookmarkEnd w:id="605"/>
      <w:bookmarkEnd w:id="610"/>
      <w:proofErr w:type="spellStart"/>
      <w:r w:rsidRPr="00487D77">
        <w:rPr>
          <w:lang w:val="de-DE"/>
        </w:rPr>
        <w:t>Leekam</w:t>
      </w:r>
      <w:proofErr w:type="spellEnd"/>
      <w:r w:rsidRPr="00487D77">
        <w:rPr>
          <w:lang w:val="de-DE"/>
        </w:rPr>
        <w:t xml:space="preserve">, S. R., Solomon, T. L., &amp; Teoh, Y. S. (2010). </w:t>
      </w:r>
      <w:r>
        <w:t xml:space="preserve">Adults’ social cues facilitate young children’s use of signs and symbols. </w:t>
      </w:r>
      <w:r>
        <w:rPr>
          <w:i/>
          <w:iCs/>
        </w:rPr>
        <w:t>Developmental Science</w:t>
      </w:r>
      <w:r>
        <w:t xml:space="preserve">, </w:t>
      </w:r>
      <w:r>
        <w:rPr>
          <w:i/>
          <w:iCs/>
        </w:rPr>
        <w:t>13</w:t>
      </w:r>
      <w:r>
        <w:t xml:space="preserve">(1), 108–119. </w:t>
      </w:r>
      <w:hyperlink r:id="rId22">
        <w:r w:rsidR="00B8759D">
          <w:rPr>
            <w:rStyle w:val="Hyperlink"/>
          </w:rPr>
          <w:t>https://doi.org/10.1111/j.1467-7687.2009.00862.x</w:t>
        </w:r>
      </w:hyperlink>
    </w:p>
    <w:p w14:paraId="276F3A54" w14:textId="77777777" w:rsidR="00B8759D" w:rsidRDefault="00000000">
      <w:pPr>
        <w:pStyle w:val="Literaturverzeichnis"/>
      </w:pPr>
      <w:bookmarkStart w:id="613" w:name="ref-leibovich2017sense"/>
      <w:bookmarkEnd w:id="612"/>
      <w:r>
        <w:t xml:space="preserve">Leibovich, T., Katzin, N., Harel, M., &amp; Henik, A. (2017). From “sense of number” to “sense of magnitude”: The role of continuous magnitudes in numerical cognition. </w:t>
      </w:r>
      <w:r>
        <w:rPr>
          <w:i/>
          <w:iCs/>
        </w:rPr>
        <w:t>Behavioral and Brain Sciences</w:t>
      </w:r>
      <w:r>
        <w:t xml:space="preserve">, </w:t>
      </w:r>
      <w:r>
        <w:rPr>
          <w:i/>
          <w:iCs/>
        </w:rPr>
        <w:t>40</w:t>
      </w:r>
      <w:r>
        <w:t>, e164.</w:t>
      </w:r>
    </w:p>
    <w:p w14:paraId="3F273DDE" w14:textId="77777777" w:rsidR="005D4CD1" w:rsidRDefault="00000000">
      <w:pPr>
        <w:pStyle w:val="Literaturverzeichnis"/>
        <w:rPr>
          <w:del w:id="614" w:author="Gregor Kachel" w:date="2026-07-14T11:13:00Z" w16du:dateUtc="2026-07-14T09:13:00Z"/>
        </w:rPr>
      </w:pPr>
      <w:bookmarkStart w:id="615" w:name="ref-liben2013role"/>
      <w:del w:id="616" w:author="Gregor Kachel" w:date="2026-07-14T11:13:00Z" w16du:dateUtc="2026-07-14T09:13:00Z">
        <w:r>
          <w:delText xml:space="preserve">Liben, L. S., &amp; Downs, R. M. (2013). The role of graphic representations in understanding the world. In </w:delText>
        </w:r>
        <w:r>
          <w:rPr>
            <w:i/>
            <w:iCs/>
          </w:rPr>
          <w:delText>Visions of aesthetics, the environment &amp; development</w:delText>
        </w:r>
        <w:r>
          <w:delText xml:space="preserve"> (pp. 139–180). Psychology Press.</w:delText>
        </w:r>
      </w:del>
    </w:p>
    <w:p w14:paraId="711D7E15" w14:textId="77777777" w:rsidR="00B8759D" w:rsidRDefault="00000000">
      <w:pPr>
        <w:pStyle w:val="Literaturverzeichnis"/>
      </w:pPr>
      <w:bookmarkStart w:id="617" w:name="ref-long2019real"/>
      <w:bookmarkEnd w:id="613"/>
      <w:bookmarkEnd w:id="615"/>
      <w:r>
        <w:lastRenderedPageBreak/>
        <w:t xml:space="preserve">Long, B., Moher, M., Carey, S., &amp; Konkle, T. (2019). Real-world size is automatically encoded in preschoolers’ object representations. </w:t>
      </w:r>
      <w:r>
        <w:rPr>
          <w:i/>
          <w:iCs/>
        </w:rPr>
        <w:t>Journal of Experimental Psychology: Human Perception and Performance</w:t>
      </w:r>
      <w:r>
        <w:t xml:space="preserve">, </w:t>
      </w:r>
      <w:r>
        <w:rPr>
          <w:i/>
          <w:iCs/>
        </w:rPr>
        <w:t>45</w:t>
      </w:r>
      <w:r>
        <w:t>(7), 863.</w:t>
      </w:r>
    </w:p>
    <w:p w14:paraId="62ED466F" w14:textId="77777777" w:rsidR="005D4CD1" w:rsidRDefault="00000000">
      <w:pPr>
        <w:pStyle w:val="Literaturverzeichnis"/>
        <w:rPr>
          <w:del w:id="618" w:author="Gregor Kachel" w:date="2026-07-14T11:13:00Z" w16du:dateUtc="2026-07-14T09:13:00Z"/>
        </w:rPr>
      </w:pPr>
      <w:bookmarkStart w:id="619" w:name="ref-luquet2001children"/>
      <w:del w:id="620" w:author="Gregor Kachel" w:date="2026-07-14T11:13:00Z" w16du:dateUtc="2026-07-14T09:13:00Z">
        <w:r>
          <w:delText xml:space="preserve">Luquet, G.-H., &amp; Costall, A. T. (2001). </w:delText>
        </w:r>
        <w:r>
          <w:rPr>
            <w:i/>
            <w:iCs/>
          </w:rPr>
          <w:delText>Children’s drawings (le dessin enfantin).</w:delText>
        </w:r>
        <w:r>
          <w:delText xml:space="preserve"> International Specialized Book Services.</w:delText>
        </w:r>
      </w:del>
    </w:p>
    <w:p w14:paraId="43B40D28" w14:textId="77777777" w:rsidR="005D4CD1" w:rsidRDefault="00000000">
      <w:pPr>
        <w:pStyle w:val="Literaturverzeichnis"/>
        <w:rPr>
          <w:del w:id="621" w:author="Gregor Kachel" w:date="2026-07-14T11:13:00Z" w16du:dateUtc="2026-07-14T09:13:00Z"/>
        </w:rPr>
      </w:pPr>
      <w:bookmarkStart w:id="622" w:name="ref-margiotoudi2020action"/>
      <w:bookmarkEnd w:id="619"/>
      <w:del w:id="623" w:author="Gregor Kachel" w:date="2026-07-14T11:13:00Z" w16du:dateUtc="2026-07-14T09:13:00Z">
        <w:r>
          <w:delText xml:space="preserve">Margiotoudi, K., &amp; Pulvermüller, F. (2020). Action sound–shape congruencies explain sound symbolism. </w:delText>
        </w:r>
        <w:r>
          <w:rPr>
            <w:i/>
            <w:iCs/>
          </w:rPr>
          <w:delText>Scientific Reports</w:delText>
        </w:r>
        <w:r>
          <w:delText xml:space="preserve">, </w:delText>
        </w:r>
        <w:r>
          <w:rPr>
            <w:i/>
            <w:iCs/>
          </w:rPr>
          <w:delText>10</w:delText>
        </w:r>
        <w:r>
          <w:delText>(1), 12706.</w:delText>
        </w:r>
      </w:del>
    </w:p>
    <w:p w14:paraId="6D698288" w14:textId="77777777" w:rsidR="005D4CD1" w:rsidRDefault="00000000">
      <w:pPr>
        <w:pStyle w:val="Literaturverzeichnis"/>
        <w:rPr>
          <w:del w:id="624" w:author="Gregor Kachel" w:date="2026-07-14T11:13:00Z" w16du:dateUtc="2026-07-14T09:13:00Z"/>
        </w:rPr>
      </w:pPr>
      <w:bookmarkStart w:id="625" w:name="ref-maurer2006shape"/>
      <w:bookmarkEnd w:id="622"/>
      <w:del w:id="626" w:author="Gregor Kachel" w:date="2026-07-14T11:13:00Z" w16du:dateUtc="2026-07-14T09:13:00Z">
        <w:r>
          <w:delText xml:space="preserve">Maurer, D., Pathman, T., &amp; Mondloch, C. J. (2006). The shape of boubas: Sound–shape correspondences in toddlers and adults. </w:delText>
        </w:r>
        <w:r>
          <w:rPr>
            <w:i/>
            <w:iCs/>
          </w:rPr>
          <w:delText>Developmental Science</w:delText>
        </w:r>
        <w:r>
          <w:delText xml:space="preserve">, </w:delText>
        </w:r>
        <w:r>
          <w:rPr>
            <w:i/>
            <w:iCs/>
          </w:rPr>
          <w:delText>9</w:delText>
        </w:r>
        <w:r>
          <w:delText>(3), 316–322.</w:delText>
        </w:r>
      </w:del>
    </w:p>
    <w:p w14:paraId="137AD61B" w14:textId="77777777" w:rsidR="00B8759D" w:rsidRDefault="00000000">
      <w:pPr>
        <w:pStyle w:val="Literaturverzeichnis"/>
      </w:pPr>
      <w:bookmarkStart w:id="627" w:name="ref-mcelreath2018statistical"/>
      <w:bookmarkEnd w:id="617"/>
      <w:bookmarkEnd w:id="625"/>
      <w:r>
        <w:t xml:space="preserve">McElreath, R. (2018). </w:t>
      </w:r>
      <w:r>
        <w:rPr>
          <w:i/>
          <w:iCs/>
        </w:rPr>
        <w:t xml:space="preserve">Statistical rethinking: A </w:t>
      </w:r>
      <w:proofErr w:type="spellStart"/>
      <w:r>
        <w:rPr>
          <w:i/>
          <w:iCs/>
        </w:rPr>
        <w:t>bayesian</w:t>
      </w:r>
      <w:proofErr w:type="spellEnd"/>
      <w:r>
        <w:rPr>
          <w:i/>
          <w:iCs/>
        </w:rPr>
        <w:t xml:space="preserve"> course with examples in r and stan</w:t>
      </w:r>
      <w:r>
        <w:t>. Chapman; Hall/CRC.</w:t>
      </w:r>
    </w:p>
    <w:p w14:paraId="6A7481A1" w14:textId="77777777" w:rsidR="00B8759D" w:rsidRDefault="00000000">
      <w:pPr>
        <w:pStyle w:val="Literaturverzeichnis"/>
      </w:pPr>
      <w:bookmarkStart w:id="628" w:name="ref-mix2002quantitative"/>
      <w:bookmarkEnd w:id="627"/>
      <w:r>
        <w:t xml:space="preserve">Mix, K. S., Huttenlocher, J., &amp; Levine, S. C. (2002). </w:t>
      </w:r>
      <w:r>
        <w:rPr>
          <w:i/>
          <w:iCs/>
        </w:rPr>
        <w:t>Quantitative development in infancy and early childhood</w:t>
      </w:r>
      <w:r>
        <w:t>. Oxford University Press.</w:t>
      </w:r>
    </w:p>
    <w:p w14:paraId="129DE3B2" w14:textId="77777777" w:rsidR="00B8759D" w:rsidRPr="00BF4828" w:rsidRDefault="00000000">
      <w:pPr>
        <w:pStyle w:val="Literaturverzeichnis"/>
        <w:rPr>
          <w:lang w:val="fr-FR"/>
        </w:rPr>
      </w:pPr>
      <w:bookmarkStart w:id="629" w:name="ref-moore2013three"/>
      <w:bookmarkEnd w:id="628"/>
      <w:r>
        <w:t xml:space="preserve">Moore, R., Liebal, K., &amp; Tomasello, M. (2013). Three-year-olds understand communicative intentions without language, gestures, or gaze. </w:t>
      </w:r>
      <w:r w:rsidRPr="00BF4828">
        <w:rPr>
          <w:i/>
          <w:iCs/>
          <w:lang w:val="fr-FR"/>
        </w:rPr>
        <w:t xml:space="preserve">Interaction </w:t>
      </w:r>
      <w:proofErr w:type="spellStart"/>
      <w:r w:rsidRPr="00BF4828">
        <w:rPr>
          <w:i/>
          <w:iCs/>
          <w:lang w:val="fr-FR"/>
        </w:rPr>
        <w:t>Studies</w:t>
      </w:r>
      <w:proofErr w:type="spellEnd"/>
      <w:r w:rsidRPr="00BF4828">
        <w:rPr>
          <w:lang w:val="fr-FR"/>
        </w:rPr>
        <w:t xml:space="preserve">, </w:t>
      </w:r>
      <w:r w:rsidRPr="00BF4828">
        <w:rPr>
          <w:i/>
          <w:iCs/>
          <w:lang w:val="fr-FR"/>
        </w:rPr>
        <w:t>14</w:t>
      </w:r>
      <w:r w:rsidRPr="00BF4828">
        <w:rPr>
          <w:lang w:val="fr-FR"/>
        </w:rPr>
        <w:t>(1), 62–80.</w:t>
      </w:r>
    </w:p>
    <w:p w14:paraId="4E34CDD9" w14:textId="77777777" w:rsidR="00B8759D" w:rsidRDefault="00000000">
      <w:pPr>
        <w:pStyle w:val="Literaturverzeichnis"/>
      </w:pPr>
      <w:bookmarkStart w:id="630" w:name="ref-nolle2020language"/>
      <w:bookmarkEnd w:id="629"/>
      <w:proofErr w:type="spellStart"/>
      <w:r w:rsidRPr="00BF4828">
        <w:rPr>
          <w:lang w:val="fr-FR"/>
        </w:rPr>
        <w:t>Nölle</w:t>
      </w:r>
      <w:proofErr w:type="spellEnd"/>
      <w:r w:rsidRPr="00BF4828">
        <w:rPr>
          <w:lang w:val="fr-FR"/>
        </w:rPr>
        <w:t xml:space="preserve">, J., </w:t>
      </w:r>
      <w:proofErr w:type="spellStart"/>
      <w:r w:rsidRPr="00BF4828">
        <w:rPr>
          <w:lang w:val="fr-FR"/>
        </w:rPr>
        <w:t>Fusaroli</w:t>
      </w:r>
      <w:proofErr w:type="spellEnd"/>
      <w:r w:rsidRPr="00BF4828">
        <w:rPr>
          <w:lang w:val="fr-FR"/>
        </w:rPr>
        <w:t xml:space="preserve">, R., Mills, G. J., &amp; </w:t>
      </w:r>
      <w:proofErr w:type="spellStart"/>
      <w:r w:rsidRPr="00BF4828">
        <w:rPr>
          <w:lang w:val="fr-FR"/>
        </w:rPr>
        <w:t>Tylén</w:t>
      </w:r>
      <w:proofErr w:type="spellEnd"/>
      <w:r w:rsidRPr="00BF4828">
        <w:rPr>
          <w:lang w:val="fr-FR"/>
        </w:rPr>
        <w:t xml:space="preserve">, K. (2020). </w:t>
      </w:r>
      <w:r>
        <w:t xml:space="preserve">Language as shaped by the environment: Linguistic construal in a collaborative spatial task. </w:t>
      </w:r>
      <w:r>
        <w:rPr>
          <w:i/>
          <w:iCs/>
        </w:rPr>
        <w:t>Palgrave Communications</w:t>
      </w:r>
      <w:r>
        <w:t xml:space="preserve">, </w:t>
      </w:r>
      <w:r>
        <w:rPr>
          <w:i/>
          <w:iCs/>
        </w:rPr>
        <w:t>6</w:t>
      </w:r>
      <w:r>
        <w:t>(1), 1–10.</w:t>
      </w:r>
    </w:p>
    <w:p w14:paraId="5AC9E1C9" w14:textId="77777777" w:rsidR="00B8759D" w:rsidRDefault="00000000">
      <w:pPr>
        <w:pStyle w:val="Literaturverzeichnis"/>
      </w:pPr>
      <w:bookmarkStart w:id="631" w:name="ref-olson1994world"/>
      <w:bookmarkEnd w:id="630"/>
      <w:r>
        <w:t xml:space="preserve">Olson, D. R. (1994). </w:t>
      </w:r>
      <w:r>
        <w:rPr>
          <w:i/>
          <w:iCs/>
        </w:rPr>
        <w:t>The world on paper: The conceptual and cognitive implications of writing and reading</w:t>
      </w:r>
      <w:r>
        <w:t>. Cambridge University Press.</w:t>
      </w:r>
    </w:p>
    <w:p w14:paraId="0DE7C1B3" w14:textId="77777777" w:rsidR="00B8759D" w:rsidRDefault="00000000">
      <w:pPr>
        <w:pStyle w:val="Literaturverzeichnis"/>
      </w:pPr>
      <w:del w:id="632" w:author="Gregor Kachel" w:date="2026-07-14T11:13:00Z" w16du:dateUtc="2026-07-14T09:13:00Z">
        <w:r>
          <w:lastRenderedPageBreak/>
          <w:delText xml:space="preserve">Piaget, J., Inhelder, B., &amp; Bovet, M. (1997). </w:delText>
        </w:r>
        <w:r>
          <w:rPr>
            <w:i/>
            <w:iCs/>
          </w:rPr>
          <w:delText>Mental imagery in the child: A study of the development of imaginal representation</w:delText>
        </w:r>
        <w:r>
          <w:delText xml:space="preserve">. Routledge. Retrieved from </w:delText>
        </w:r>
      </w:del>
      <w:bookmarkStart w:id="633" w:name="ref-rakoczy2022foundations"/>
      <w:bookmarkEnd w:id="631"/>
      <w:r>
        <w:t xml:space="preserve">Rakoczy, H. (2022). Foundations of theory of mind and its development in early childhood. </w:t>
      </w:r>
      <w:r>
        <w:rPr>
          <w:i/>
          <w:iCs/>
        </w:rPr>
        <w:t>Nature Reviews Psychology</w:t>
      </w:r>
      <w:r>
        <w:t xml:space="preserve">, </w:t>
      </w:r>
      <w:r>
        <w:rPr>
          <w:i/>
          <w:iCs/>
        </w:rPr>
        <w:t>1</w:t>
      </w:r>
      <w:r>
        <w:t>(4), 223–235.</w:t>
      </w:r>
    </w:p>
    <w:p w14:paraId="0EFEB62A" w14:textId="77777777" w:rsidR="00B8759D" w:rsidRDefault="00000000">
      <w:pPr>
        <w:pStyle w:val="Literaturverzeichnis"/>
      </w:pPr>
      <w:bookmarkStart w:id="634" w:name="ref-rattermann1998more"/>
      <w:bookmarkEnd w:id="633"/>
      <w:r>
        <w:t xml:space="preserve">Rattermann, M. J., &amp; Gentner, D. (1998). More evidence for a relational shift in the development of analogy: Children’s performance on a causal-mapping task. </w:t>
      </w:r>
      <w:r>
        <w:rPr>
          <w:i/>
          <w:iCs/>
        </w:rPr>
        <w:t>Cognitive Development</w:t>
      </w:r>
      <w:r>
        <w:t xml:space="preserve">, </w:t>
      </w:r>
      <w:r>
        <w:rPr>
          <w:i/>
          <w:iCs/>
        </w:rPr>
        <w:t>13</w:t>
      </w:r>
      <w:r>
        <w:t>(4), 453–478.</w:t>
      </w:r>
    </w:p>
    <w:p w14:paraId="5C9F1D55" w14:textId="77777777" w:rsidR="00B8759D" w:rsidRDefault="00000000">
      <w:pPr>
        <w:pStyle w:val="Literaturverzeichnis"/>
      </w:pPr>
      <w:bookmarkStart w:id="635" w:name="ref-raviv2018systematicity"/>
      <w:bookmarkEnd w:id="634"/>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p>
    <w:p w14:paraId="5F3528EF" w14:textId="77777777" w:rsidR="00B8759D" w:rsidRDefault="00000000">
      <w:pPr>
        <w:pStyle w:val="Literaturverzeichnis"/>
      </w:pPr>
      <w:bookmarkStart w:id="636" w:name="ref-reilly2022developmental"/>
      <w:bookmarkEnd w:id="635"/>
      <w:r>
        <w:t xml:space="preserve">Reilly, S. E., Downer, J. T., &amp; Grimm, K. J. (2022). Developmental trajectories of executive functions from preschool to kindergarten. </w:t>
      </w:r>
      <w:r>
        <w:rPr>
          <w:i/>
          <w:iCs/>
        </w:rPr>
        <w:t>Developmental Science</w:t>
      </w:r>
      <w:r>
        <w:t xml:space="preserve">, </w:t>
      </w:r>
      <w:r>
        <w:rPr>
          <w:i/>
          <w:iCs/>
        </w:rPr>
        <w:t>25</w:t>
      </w:r>
      <w:r>
        <w:t>(5), e13236.</w:t>
      </w:r>
    </w:p>
    <w:p w14:paraId="1570379D" w14:textId="77777777" w:rsidR="00B8759D" w:rsidRDefault="00000000">
      <w:pPr>
        <w:pStyle w:val="Literaturverzeichnis"/>
      </w:pPr>
      <w:bookmarkStart w:id="637" w:name="ref-richland2006children"/>
      <w:bookmarkEnd w:id="636"/>
      <w:r>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p>
    <w:p w14:paraId="2A70F553" w14:textId="77777777" w:rsidR="005D4CD1" w:rsidRDefault="00000000">
      <w:pPr>
        <w:pStyle w:val="Literaturverzeichnis"/>
        <w:rPr>
          <w:del w:id="638" w:author="Gregor Kachel" w:date="2026-07-14T11:13:00Z" w16du:dateUtc="2026-07-14T09:13:00Z"/>
        </w:rPr>
      </w:pPr>
      <w:bookmarkStart w:id="639" w:name="ref-schmidt2021fruhpadagogische"/>
      <w:del w:id="640" w:author="Gregor Kachel" w:date="2026-07-14T11:13:00Z" w16du:dateUtc="2026-07-14T09:13:00Z">
        <w:r>
          <w:delText xml:space="preserve">Schmidt, T., Sauerbrey, U., &amp; Smidt, W. (2021). </w:delText>
        </w:r>
        <w:r w:rsidRPr="004F5719">
          <w:rPr>
            <w:i/>
            <w:iCs/>
            <w:lang w:val="de-DE"/>
          </w:rPr>
          <w:delText>Frühpädagogische handlungskonzepte: Eine wissenschaftliche bestandsaufnahme</w:delText>
        </w:r>
        <w:r w:rsidRPr="004F5719">
          <w:rPr>
            <w:lang w:val="de-DE"/>
          </w:rPr>
          <w:delText xml:space="preserve">. </w:delText>
        </w:r>
        <w:r>
          <w:delText>UTB.</w:delText>
        </w:r>
      </w:del>
    </w:p>
    <w:p w14:paraId="0D122CE6" w14:textId="77777777" w:rsidR="00B8759D" w:rsidRDefault="00000000">
      <w:pPr>
        <w:pStyle w:val="Literaturverzeichnis"/>
      </w:pPr>
      <w:bookmarkStart w:id="641" w:name="ref-shepp1987development"/>
      <w:bookmarkEnd w:id="637"/>
      <w:bookmarkEnd w:id="639"/>
      <w:r>
        <w:t xml:space="preserve">Shepp, B. E., Barrett, S. E., &amp; Kolbet, L. L. (1987). The development of selective attention: Holistic perception versus resource allocation. </w:t>
      </w:r>
      <w:r>
        <w:rPr>
          <w:i/>
          <w:iCs/>
        </w:rPr>
        <w:t>Journal of Experimental Child Psychology</w:t>
      </w:r>
      <w:r>
        <w:t xml:space="preserve">, </w:t>
      </w:r>
      <w:r>
        <w:rPr>
          <w:i/>
          <w:iCs/>
        </w:rPr>
        <w:t>43</w:t>
      </w:r>
      <w:r>
        <w:t>(2), 159–180.</w:t>
      </w:r>
    </w:p>
    <w:p w14:paraId="0D512323" w14:textId="77777777" w:rsidR="00B8759D" w:rsidRDefault="00000000">
      <w:pPr>
        <w:pStyle w:val="Literaturverzeichnis"/>
      </w:pPr>
      <w:bookmarkStart w:id="642" w:name="ref-shivaram2023children"/>
      <w:bookmarkEnd w:id="641"/>
      <w:r>
        <w:lastRenderedPageBreak/>
        <w:t xml:space="preserve">Shivaram, A., Shao, R., Simms, N., </w:t>
      </w:r>
      <w:proofErr w:type="spellStart"/>
      <w:r>
        <w:t>Hespos</w:t>
      </w:r>
      <w:proofErr w:type="spellEnd"/>
      <w:r>
        <w:t xml:space="preserve">, S., &amp; Gentner, D. (2023). When do children pass the relational-match-to-sample task? </w:t>
      </w:r>
      <w:r>
        <w:rPr>
          <w:i/>
          <w:iCs/>
        </w:rPr>
        <w:t>Proceedings of the Annual Meeting of the Cognitive Science Society</w:t>
      </w:r>
      <w:r>
        <w:t xml:space="preserve">, </w:t>
      </w:r>
      <w:r>
        <w:rPr>
          <w:i/>
          <w:iCs/>
        </w:rPr>
        <w:t>45</w:t>
      </w:r>
      <w:r>
        <w:t>.</w:t>
      </w:r>
    </w:p>
    <w:p w14:paraId="34B9BC7D" w14:textId="77777777" w:rsidR="005D4CD1" w:rsidRDefault="00000000">
      <w:pPr>
        <w:pStyle w:val="Literaturverzeichnis"/>
        <w:rPr>
          <w:del w:id="643" w:author="Gregor Kachel" w:date="2026-07-14T11:13:00Z" w16du:dateUtc="2026-07-14T09:13:00Z"/>
        </w:rPr>
      </w:pPr>
      <w:bookmarkStart w:id="644" w:name="ref-shusterman2008young"/>
      <w:del w:id="645" w:author="Gregor Kachel" w:date="2026-07-14T11:13:00Z" w16du:dateUtc="2026-07-14T09:13:00Z">
        <w:r w:rsidRPr="004F5719">
          <w:rPr>
            <w:lang w:val="nl-NL"/>
          </w:rPr>
          <w:delText xml:space="preserve">Shusterman, A., Ah Lee, S., &amp; Spelke, E. S. (2008). </w:delText>
        </w:r>
        <w:r>
          <w:delText xml:space="preserve">Young children’s spontaneous use of geometry in maps. </w:delText>
        </w:r>
        <w:r>
          <w:rPr>
            <w:i/>
            <w:iCs/>
          </w:rPr>
          <w:delText>Developmental Science</w:delText>
        </w:r>
        <w:r>
          <w:delText xml:space="preserve">, </w:delText>
        </w:r>
        <w:r>
          <w:rPr>
            <w:i/>
            <w:iCs/>
          </w:rPr>
          <w:delText>11</w:delText>
        </w:r>
        <w:r>
          <w:delText>(2), F1–F7.</w:delText>
        </w:r>
      </w:del>
    </w:p>
    <w:p w14:paraId="5480C48D" w14:textId="77777777" w:rsidR="005D4CD1" w:rsidRDefault="00000000">
      <w:pPr>
        <w:pStyle w:val="Literaturverzeichnis"/>
        <w:rPr>
          <w:del w:id="646" w:author="Gregor Kachel" w:date="2026-07-14T11:13:00Z" w16du:dateUtc="2026-07-14T09:13:00Z"/>
        </w:rPr>
      </w:pPr>
      <w:bookmarkStart w:id="647" w:name="ref-sidhu2025sound"/>
      <w:bookmarkEnd w:id="644"/>
      <w:del w:id="648" w:author="Gregor Kachel" w:date="2026-07-14T11:13:00Z" w16du:dateUtc="2026-07-14T09:13:00Z">
        <w:r>
          <w:delText xml:space="preserve">Sidhu, D. M. (2025). Sound symbolism in the lexicon: A review of iconic-systematicity. </w:delText>
        </w:r>
        <w:r>
          <w:rPr>
            <w:i/>
            <w:iCs/>
          </w:rPr>
          <w:delText>Language and Linguistics Compass</w:delText>
        </w:r>
        <w:r>
          <w:delText xml:space="preserve">, </w:delText>
        </w:r>
        <w:r>
          <w:rPr>
            <w:i/>
            <w:iCs/>
          </w:rPr>
          <w:delText>19</w:delText>
        </w:r>
        <w:r>
          <w:delText>(1), e70006.</w:delText>
        </w:r>
      </w:del>
    </w:p>
    <w:p w14:paraId="6B013774" w14:textId="77777777" w:rsidR="005D4CD1" w:rsidRDefault="00000000">
      <w:pPr>
        <w:pStyle w:val="Literaturverzeichnis"/>
        <w:rPr>
          <w:del w:id="649" w:author="Gregor Kachel" w:date="2026-07-14T11:13:00Z" w16du:dateUtc="2026-07-14T09:13:00Z"/>
        </w:rPr>
      </w:pPr>
      <w:bookmarkStart w:id="650" w:name="ref-silver2022environmental"/>
      <w:bookmarkEnd w:id="647"/>
      <w:del w:id="651" w:author="Gregor Kachel" w:date="2026-07-14T11:13:00Z" w16du:dateUtc="2026-07-14T09:13:00Z">
        <w:r>
          <w:delText xml:space="preserve">Silver, A. M., &amp; Libertus, M. E. (2022). Environmental influences on mathematics performance in early childhood. </w:delText>
        </w:r>
        <w:r>
          <w:rPr>
            <w:i/>
            <w:iCs/>
          </w:rPr>
          <w:delText>Nature Reviews Psychology</w:delText>
        </w:r>
        <w:r>
          <w:delText xml:space="preserve">, </w:delText>
        </w:r>
        <w:r>
          <w:rPr>
            <w:i/>
            <w:iCs/>
          </w:rPr>
          <w:delText>1</w:delText>
        </w:r>
        <w:r>
          <w:delText>(7), 407–418.</w:delText>
        </w:r>
      </w:del>
    </w:p>
    <w:p w14:paraId="7CBDB64D" w14:textId="77777777" w:rsidR="00B8759D" w:rsidRDefault="00000000">
      <w:pPr>
        <w:pStyle w:val="Literaturverzeichnis"/>
      </w:pPr>
      <w:bookmarkStart w:id="652" w:name="ref-simms2018working"/>
      <w:bookmarkEnd w:id="642"/>
      <w:bookmarkEnd w:id="650"/>
      <w:r w:rsidRPr="00BF4828">
        <w:rPr>
          <w:lang w:val="de-DE"/>
        </w:rPr>
        <w:t xml:space="preserve">Simms, N. K., </w:t>
      </w:r>
      <w:proofErr w:type="spellStart"/>
      <w:r w:rsidRPr="00BF4828">
        <w:rPr>
          <w:lang w:val="de-DE"/>
        </w:rPr>
        <w:t>Frausel</w:t>
      </w:r>
      <w:proofErr w:type="spellEnd"/>
      <w:r w:rsidRPr="00BF4828">
        <w:rPr>
          <w:lang w:val="de-DE"/>
        </w:rPr>
        <w:t xml:space="preserve">, R. R., &amp; Richland, L. E. (2018). </w:t>
      </w:r>
      <w:r>
        <w:t xml:space="preserve">Working memory predicts children’s analogical reasoning. </w:t>
      </w:r>
      <w:r>
        <w:rPr>
          <w:i/>
          <w:iCs/>
        </w:rPr>
        <w:t>Journal of Experimental Child Psychology</w:t>
      </w:r>
      <w:r>
        <w:t xml:space="preserve">, </w:t>
      </w:r>
      <w:r>
        <w:rPr>
          <w:i/>
          <w:iCs/>
        </w:rPr>
        <w:t>166</w:t>
      </w:r>
      <w:r>
        <w:t>, 160–177.</w:t>
      </w:r>
    </w:p>
    <w:p w14:paraId="150797D8" w14:textId="77777777" w:rsidR="00B8759D" w:rsidRDefault="00000000">
      <w:pPr>
        <w:pStyle w:val="Literaturverzeichnis"/>
      </w:pPr>
      <w:bookmarkStart w:id="653" w:name="ref-sivula2020uncertainty"/>
      <w:bookmarkEnd w:id="652"/>
      <w:r>
        <w:t xml:space="preserve">Sivula, T., Magnusson, M., Matamoros, A. A., &amp; </w:t>
      </w:r>
      <w:proofErr w:type="spellStart"/>
      <w:r>
        <w:t>Vehtari</w:t>
      </w:r>
      <w:proofErr w:type="spellEnd"/>
      <w:r>
        <w:t xml:space="preserve">, A. (2020). Uncertainty in </w:t>
      </w:r>
      <w:proofErr w:type="spellStart"/>
      <w:r>
        <w:t>bayesian</w:t>
      </w:r>
      <w:proofErr w:type="spellEnd"/>
      <w:r>
        <w:t xml:space="preserve"> leave-one-out cross-validation based model comparison. </w:t>
      </w:r>
      <w:proofErr w:type="spellStart"/>
      <w:r>
        <w:rPr>
          <w:i/>
          <w:iCs/>
        </w:rPr>
        <w:t>arXiv</w:t>
      </w:r>
      <w:proofErr w:type="spellEnd"/>
      <w:r>
        <w:rPr>
          <w:i/>
          <w:iCs/>
        </w:rPr>
        <w:t xml:space="preserve"> Preprint arXiv:2008.10296</w:t>
      </w:r>
      <w:r>
        <w:t>.</w:t>
      </w:r>
    </w:p>
    <w:p w14:paraId="5F58F449" w14:textId="77777777" w:rsidR="00B8759D" w:rsidRDefault="00000000">
      <w:pPr>
        <w:pStyle w:val="Literaturverzeichnis"/>
      </w:pPr>
      <w:bookmarkStart w:id="654" w:name="ref-sodian2004infants"/>
      <w:bookmarkEnd w:id="653"/>
      <w:proofErr w:type="spellStart"/>
      <w:r>
        <w:t>Sodian</w:t>
      </w:r>
      <w:proofErr w:type="spellEnd"/>
      <w:r>
        <w:t xml:space="preserve">, B., &amp; </w:t>
      </w:r>
      <w:proofErr w:type="spellStart"/>
      <w:r>
        <w:t>Thoermer</w:t>
      </w:r>
      <w:proofErr w:type="spellEnd"/>
      <w:r>
        <w:t xml:space="preserve">, C. (2004). Infants’ understanding of looking, pointing, and reaching as cues to goal-directed action. </w:t>
      </w:r>
      <w:r>
        <w:rPr>
          <w:i/>
          <w:iCs/>
        </w:rPr>
        <w:t>Journal of Cognition and Development</w:t>
      </w:r>
      <w:r>
        <w:t xml:space="preserve">, </w:t>
      </w:r>
      <w:r>
        <w:rPr>
          <w:i/>
          <w:iCs/>
        </w:rPr>
        <w:t>5</w:t>
      </w:r>
      <w:r>
        <w:t>(3), 289–316.</w:t>
      </w:r>
    </w:p>
    <w:p w14:paraId="72A084E9" w14:textId="77777777" w:rsidR="00B8759D" w:rsidRDefault="00000000">
      <w:pPr>
        <w:pStyle w:val="Literaturverzeichnis"/>
      </w:pPr>
      <w:bookmarkStart w:id="655" w:name="ref-RStan"/>
      <w:bookmarkEnd w:id="654"/>
      <w:r>
        <w:t xml:space="preserve">Stan Development Team. (n.d.). </w:t>
      </w:r>
      <w:proofErr w:type="spellStart"/>
      <w:r>
        <w:rPr>
          <w:i/>
          <w:iCs/>
        </w:rPr>
        <w:t>RStan</w:t>
      </w:r>
      <w:proofErr w:type="spellEnd"/>
      <w:r>
        <w:rPr>
          <w:i/>
          <w:iCs/>
        </w:rPr>
        <w:t>: The R interface to Stan</w:t>
      </w:r>
      <w:r>
        <w:t xml:space="preserve">. Retrieved from </w:t>
      </w:r>
      <w:hyperlink r:id="rId23">
        <w:r w:rsidR="00B8759D">
          <w:rPr>
            <w:rStyle w:val="Hyperlink"/>
          </w:rPr>
          <w:t>https://mc-stan.org/</w:t>
        </w:r>
      </w:hyperlink>
    </w:p>
    <w:p w14:paraId="0C3A2CBF" w14:textId="77777777" w:rsidR="005D4CD1" w:rsidRDefault="00000000">
      <w:pPr>
        <w:pStyle w:val="Literaturverzeichnis"/>
        <w:rPr>
          <w:del w:id="656" w:author="Gregor Kachel" w:date="2026-07-14T11:13:00Z" w16du:dateUtc="2026-07-14T09:13:00Z"/>
        </w:rPr>
      </w:pPr>
      <w:bookmarkStart w:id="657" w:name="ref-starr2013number"/>
      <w:del w:id="658" w:author="Gregor Kachel" w:date="2026-07-14T11:13:00Z" w16du:dateUtc="2026-07-14T09:13:00Z">
        <w:r w:rsidRPr="004F5719">
          <w:rPr>
            <w:lang w:val="fr-FR"/>
          </w:rPr>
          <w:delText xml:space="preserve">Starr, A., Libertus, M. E., &amp; Brannon, E. M. (2013). </w:delText>
        </w:r>
        <w:r>
          <w:delText xml:space="preserve">Number sense in infancy predicts mathematical abilities in childhood. </w:delText>
        </w:r>
        <w:r>
          <w:rPr>
            <w:i/>
            <w:iCs/>
          </w:rPr>
          <w:delText>Proceedings of the National Academy of Sciences</w:delText>
        </w:r>
        <w:r>
          <w:delText xml:space="preserve">, </w:delText>
        </w:r>
        <w:r>
          <w:rPr>
            <w:i/>
            <w:iCs/>
          </w:rPr>
          <w:delText>110</w:delText>
        </w:r>
        <w:r>
          <w:delText>(45), 18116–18120.</w:delText>
        </w:r>
      </w:del>
    </w:p>
    <w:p w14:paraId="1317CA2B" w14:textId="77777777" w:rsidR="00B8759D" w:rsidRDefault="00000000">
      <w:pPr>
        <w:pStyle w:val="Literaturverzeichnis"/>
      </w:pPr>
      <w:bookmarkStart w:id="659" w:name="ref-stevenson2014visual"/>
      <w:bookmarkEnd w:id="655"/>
      <w:bookmarkEnd w:id="657"/>
      <w:r w:rsidRPr="00BF4828">
        <w:rPr>
          <w:lang w:val="nl-NL"/>
        </w:rPr>
        <w:lastRenderedPageBreak/>
        <w:t xml:space="preserve">Stevenson, C. E., Alberto, R. A., Boom, M. A. van den, &amp; </w:t>
      </w:r>
      <w:proofErr w:type="spellStart"/>
      <w:r w:rsidRPr="00BF4828">
        <w:rPr>
          <w:lang w:val="nl-NL"/>
        </w:rPr>
        <w:t>Boeck</w:t>
      </w:r>
      <w:proofErr w:type="spellEnd"/>
      <w:r w:rsidRPr="00BF4828">
        <w:rPr>
          <w:lang w:val="nl-NL"/>
        </w:rPr>
        <w:t xml:space="preserve">, P. A. de. </w:t>
      </w:r>
      <w:r>
        <w:t xml:space="preserve">(2014). Visual relations children find easy and difficult to process in figural analogies. </w:t>
      </w:r>
      <w:r>
        <w:rPr>
          <w:i/>
          <w:iCs/>
        </w:rPr>
        <w:t>Frontiers in Psychology</w:t>
      </w:r>
      <w:r>
        <w:t xml:space="preserve">, </w:t>
      </w:r>
      <w:r>
        <w:rPr>
          <w:i/>
          <w:iCs/>
        </w:rPr>
        <w:t>5</w:t>
      </w:r>
      <w:r>
        <w:t>, 827.</w:t>
      </w:r>
    </w:p>
    <w:p w14:paraId="12B3A047" w14:textId="77777777" w:rsidR="00B8759D" w:rsidRDefault="00000000">
      <w:pPr>
        <w:pStyle w:val="Literaturverzeichnis"/>
      </w:pPr>
      <w:bookmarkStart w:id="660" w:name="ref-thibaut2010development"/>
      <w:bookmarkEnd w:id="659"/>
      <w:r>
        <w:t xml:space="preserve">Thibaut, J.-P., French, R., &amp; </w:t>
      </w:r>
      <w:proofErr w:type="spellStart"/>
      <w:r>
        <w:t>Vezneva</w:t>
      </w:r>
      <w:proofErr w:type="spellEnd"/>
      <w:r>
        <w:t xml:space="preserve">, M. (2010). The development of analogy making in children: Cognitive load and executive functions. </w:t>
      </w:r>
      <w:r>
        <w:rPr>
          <w:i/>
          <w:iCs/>
        </w:rPr>
        <w:t>Journal of Experimental Child Psychology</w:t>
      </w:r>
      <w:r>
        <w:t xml:space="preserve">, </w:t>
      </w:r>
      <w:r>
        <w:rPr>
          <w:i/>
          <w:iCs/>
        </w:rPr>
        <w:t>106</w:t>
      </w:r>
      <w:r>
        <w:t>(1), 1–19.</w:t>
      </w:r>
    </w:p>
    <w:p w14:paraId="1018704E" w14:textId="77777777" w:rsidR="00B8759D" w:rsidRDefault="00000000">
      <w:pPr>
        <w:pStyle w:val="Literaturverzeichnis"/>
      </w:pPr>
      <w:bookmarkStart w:id="661" w:name="ref-tomasello2010origins"/>
      <w:bookmarkEnd w:id="660"/>
      <w:r>
        <w:t xml:space="preserve">Tomasello, M. (2010). </w:t>
      </w:r>
      <w:r>
        <w:rPr>
          <w:i/>
          <w:iCs/>
        </w:rPr>
        <w:t>Origins of human communication</w:t>
      </w:r>
      <w:r>
        <w:t>. MIT press.</w:t>
      </w:r>
    </w:p>
    <w:p w14:paraId="14990FC5" w14:textId="77777777" w:rsidR="00B8759D" w:rsidRDefault="00000000">
      <w:pPr>
        <w:pStyle w:val="Literaturverzeichnis"/>
      </w:pPr>
      <w:bookmarkStart w:id="662" w:name="ref-Tomasello2014natural"/>
      <w:bookmarkEnd w:id="661"/>
      <w:r>
        <w:t xml:space="preserve">Tomasello, M. (2014). </w:t>
      </w:r>
      <w:r>
        <w:rPr>
          <w:i/>
          <w:iCs/>
        </w:rPr>
        <w:t>A natural history of human thinking</w:t>
      </w:r>
      <w:r>
        <w:t>. Cambridge, Massachusetts; London, England: Harvard University Press.</w:t>
      </w:r>
    </w:p>
    <w:p w14:paraId="4EFEAB38" w14:textId="77777777" w:rsidR="00B8759D" w:rsidRDefault="00000000">
      <w:pPr>
        <w:pStyle w:val="Literaturverzeichnis"/>
      </w:pPr>
      <w:bookmarkStart w:id="663" w:name="ref-Tomasello1997comprehension"/>
      <w:bookmarkEnd w:id="662"/>
      <w:r>
        <w:t xml:space="preserve">Tomasello, M., Call, J., &amp; Gluckman, A. (1997). Comprehension of novel communicative signs by apes and human children. </w:t>
      </w:r>
      <w:r>
        <w:rPr>
          <w:i/>
          <w:iCs/>
        </w:rPr>
        <w:t>Child Development</w:t>
      </w:r>
      <w:r>
        <w:t xml:space="preserve">, </w:t>
      </w:r>
      <w:r>
        <w:rPr>
          <w:i/>
          <w:iCs/>
        </w:rPr>
        <w:t>68</w:t>
      </w:r>
      <w:r>
        <w:t>(6), 1067–1080.</w:t>
      </w:r>
    </w:p>
    <w:p w14:paraId="1AFB5518" w14:textId="77777777" w:rsidR="00B8759D" w:rsidRDefault="00000000">
      <w:pPr>
        <w:pStyle w:val="Literaturverzeichnis"/>
      </w:pPr>
      <w:bookmarkStart w:id="664" w:name="ref-Tomasello2007new"/>
      <w:bookmarkEnd w:id="663"/>
      <w:r>
        <w:t xml:space="preserve">Tomasello, M., Carpenter, M., &amp; </w:t>
      </w:r>
      <w:proofErr w:type="spellStart"/>
      <w:r>
        <w:t>Liszkowski</w:t>
      </w:r>
      <w:proofErr w:type="spellEnd"/>
      <w:r>
        <w:t xml:space="preserve">, U. (2007). A new look at infant pointing. </w:t>
      </w:r>
      <w:r>
        <w:rPr>
          <w:i/>
          <w:iCs/>
        </w:rPr>
        <w:t>Child Development</w:t>
      </w:r>
      <w:r>
        <w:t xml:space="preserve">, </w:t>
      </w:r>
      <w:r>
        <w:rPr>
          <w:i/>
          <w:iCs/>
        </w:rPr>
        <w:t>78</w:t>
      </w:r>
      <w:r>
        <w:t xml:space="preserve">(3), 705–722. </w:t>
      </w:r>
      <w:hyperlink r:id="rId24">
        <w:r w:rsidR="00B8759D">
          <w:rPr>
            <w:rStyle w:val="Hyperlink"/>
          </w:rPr>
          <w:t>https://doi.org/10.1111/j.1467-8624.2007.01025.x</w:t>
        </w:r>
      </w:hyperlink>
    </w:p>
    <w:p w14:paraId="36FC33B7" w14:textId="77777777" w:rsidR="00B8759D" w:rsidRDefault="00000000">
      <w:pPr>
        <w:pStyle w:val="Literaturverzeichnis"/>
      </w:pPr>
      <w:bookmarkStart w:id="665" w:name="ref-Tomasello1999do"/>
      <w:bookmarkEnd w:id="664"/>
      <w:r>
        <w:t xml:space="preserve">Tomasello, M., Striano, T., &amp; Rochat, P. (1999). Do young children use objects as symbols? </w:t>
      </w:r>
      <w:r>
        <w:rPr>
          <w:i/>
          <w:iCs/>
        </w:rPr>
        <w:t>British Journal of Developmental Psychology</w:t>
      </w:r>
      <w:r>
        <w:t xml:space="preserve">, </w:t>
      </w:r>
      <w:r>
        <w:rPr>
          <w:i/>
          <w:iCs/>
        </w:rPr>
        <w:t>17</w:t>
      </w:r>
      <w:r>
        <w:t>(4), 563–584.</w:t>
      </w:r>
    </w:p>
    <w:p w14:paraId="1F6ECD73" w14:textId="77777777" w:rsidR="005D4CD1" w:rsidRDefault="00000000">
      <w:pPr>
        <w:pStyle w:val="Literaturverzeichnis"/>
        <w:rPr>
          <w:del w:id="666" w:author="Gregor Kachel" w:date="2026-07-14T11:13:00Z" w16du:dateUtc="2026-07-14T09:13:00Z"/>
        </w:rPr>
      </w:pPr>
      <w:bookmarkStart w:id="667" w:name="ref-uttal1989young"/>
      <w:del w:id="668" w:author="Gregor Kachel" w:date="2026-07-14T11:13:00Z" w16du:dateUtc="2026-07-14T09:13:00Z">
        <w:r>
          <w:delText xml:space="preserve">Uttal, D. H., &amp; Wellman, H. M. (1989). Young children’s representation of spatial information acquired from maps. </w:delText>
        </w:r>
        <w:r>
          <w:rPr>
            <w:i/>
            <w:iCs/>
          </w:rPr>
          <w:delText>Developmental Psychology</w:delText>
        </w:r>
        <w:r>
          <w:delText xml:space="preserve">, </w:delText>
        </w:r>
        <w:r>
          <w:rPr>
            <w:i/>
            <w:iCs/>
          </w:rPr>
          <w:delText>25</w:delText>
        </w:r>
        <w:r>
          <w:delText>(1), 128.</w:delText>
        </w:r>
      </w:del>
    </w:p>
    <w:p w14:paraId="78CC87CB" w14:textId="77777777" w:rsidR="005D4CD1" w:rsidRDefault="00000000">
      <w:pPr>
        <w:pStyle w:val="Literaturverzeichnis"/>
        <w:rPr>
          <w:del w:id="669" w:author="Gregor Kachel" w:date="2026-07-14T11:13:00Z" w16du:dateUtc="2026-07-14T09:13:00Z"/>
        </w:rPr>
      </w:pPr>
      <w:bookmarkStart w:id="670" w:name="ref-valenza2006perceptual"/>
      <w:bookmarkEnd w:id="667"/>
      <w:del w:id="671" w:author="Gregor Kachel" w:date="2026-07-14T11:13:00Z" w16du:dateUtc="2026-07-14T09:13:00Z">
        <w:r>
          <w:delText xml:space="preserve">Valenza, E., Leo, I., Gava, L., &amp; Simion, F. (2006). Perceptual completion in newborn human infants. </w:delText>
        </w:r>
        <w:r>
          <w:rPr>
            <w:i/>
            <w:iCs/>
          </w:rPr>
          <w:delText>Child Development</w:delText>
        </w:r>
        <w:r>
          <w:delText xml:space="preserve">, </w:delText>
        </w:r>
        <w:r>
          <w:rPr>
            <w:i/>
            <w:iCs/>
          </w:rPr>
          <w:delText>77</w:delText>
        </w:r>
        <w:r>
          <w:delText>(6), 1810–1821.</w:delText>
        </w:r>
      </w:del>
    </w:p>
    <w:p w14:paraId="598280D6" w14:textId="77777777" w:rsidR="005D4CD1" w:rsidRDefault="00000000">
      <w:pPr>
        <w:pStyle w:val="Literaturverzeichnis"/>
        <w:rPr>
          <w:del w:id="672" w:author="Gregor Kachel" w:date="2026-07-14T11:13:00Z" w16du:dateUtc="2026-07-14T09:13:00Z"/>
        </w:rPr>
      </w:pPr>
      <w:bookmarkStart w:id="673" w:name="ref-verdine2017shape"/>
      <w:bookmarkEnd w:id="670"/>
      <w:del w:id="674" w:author="Gregor Kachel" w:date="2026-07-14T11:13:00Z" w16du:dateUtc="2026-07-14T09:13:00Z">
        <w:r>
          <w:lastRenderedPageBreak/>
          <w:delText xml:space="preserve">Verdine, B. N., Bunger, A., Athanasopoulou, A., Golinkoff, R. M., &amp; Hirsh-Pasek, K. (2017). Shape up: An eye-tracking study of preschoolers’ shape name processing and spatial development. </w:delText>
        </w:r>
        <w:r>
          <w:rPr>
            <w:i/>
            <w:iCs/>
          </w:rPr>
          <w:delText>Developmental Psychology</w:delText>
        </w:r>
        <w:r>
          <w:delText xml:space="preserve">, </w:delText>
        </w:r>
        <w:r>
          <w:rPr>
            <w:i/>
            <w:iCs/>
          </w:rPr>
          <w:delText>53</w:delText>
        </w:r>
        <w:r>
          <w:delText>(10), 1869.</w:delText>
        </w:r>
      </w:del>
    </w:p>
    <w:p w14:paraId="7E9588F3" w14:textId="77777777" w:rsidR="005D4CD1" w:rsidRDefault="00000000">
      <w:pPr>
        <w:pStyle w:val="Literaturverzeichnis"/>
        <w:rPr>
          <w:del w:id="675" w:author="Gregor Kachel" w:date="2026-07-14T11:13:00Z" w16du:dateUtc="2026-07-14T09:13:00Z"/>
        </w:rPr>
      </w:pPr>
      <w:bookmarkStart w:id="676" w:name="ref-verdine2016shape"/>
      <w:bookmarkEnd w:id="673"/>
      <w:del w:id="677" w:author="Gregor Kachel" w:date="2026-07-14T11:13:00Z" w16du:dateUtc="2026-07-14T09:13:00Z">
        <w:r>
          <w:delText xml:space="preserve">Verdine, B. N., Lucca, K. R., Golinkoff, R. M., Hirsh-Pasek, K., &amp; Newcombe, N. S. (2016). The shape of things: The origin of young children’s knowledge of the names and properties of geometric forms. </w:delText>
        </w:r>
        <w:r>
          <w:rPr>
            <w:i/>
            <w:iCs/>
          </w:rPr>
          <w:delText>Journal of Cognition and Development</w:delText>
        </w:r>
        <w:r>
          <w:delText xml:space="preserve">, </w:delText>
        </w:r>
        <w:r>
          <w:rPr>
            <w:i/>
            <w:iCs/>
          </w:rPr>
          <w:delText>17</w:delText>
        </w:r>
        <w:r>
          <w:delText>(1), 142–161.</w:delText>
        </w:r>
      </w:del>
    </w:p>
    <w:p w14:paraId="0458BD97" w14:textId="77777777" w:rsidR="00B8759D" w:rsidRDefault="00000000">
      <w:pPr>
        <w:pStyle w:val="Literaturverzeichnis"/>
      </w:pPr>
      <w:bookmarkStart w:id="678" w:name="ref-Vygotsky1980mind"/>
      <w:bookmarkEnd w:id="665"/>
      <w:bookmarkEnd w:id="676"/>
      <w:r>
        <w:t xml:space="preserve">Vygotsky, L. S. (1980). </w:t>
      </w:r>
      <w:r>
        <w:rPr>
          <w:i/>
          <w:iCs/>
        </w:rPr>
        <w:t>Mind in society: The development of higher psychological processes</w:t>
      </w:r>
      <w:r>
        <w:t>. Cambridge, MA: Harvard University Press.</w:t>
      </w:r>
    </w:p>
    <w:p w14:paraId="5B6DEF9E" w14:textId="77777777" w:rsidR="00B8759D" w:rsidRDefault="00000000">
      <w:pPr>
        <w:pStyle w:val="Literaturverzeichnis"/>
      </w:pPr>
      <w:bookmarkStart w:id="679" w:name="ref-wellman2001meta"/>
      <w:bookmarkEnd w:id="678"/>
      <w:r>
        <w:t xml:space="preserve">Wellman, H., Cross, D., &amp; Watson, J. (2001). Meta-analysis of theory-of-mind development: The truth about false belief. </w:t>
      </w:r>
      <w:r>
        <w:rPr>
          <w:i/>
          <w:iCs/>
        </w:rPr>
        <w:t>Child Development</w:t>
      </w:r>
      <w:r>
        <w:t xml:space="preserve">, </w:t>
      </w:r>
      <w:r>
        <w:rPr>
          <w:i/>
          <w:iCs/>
        </w:rPr>
        <w:t>72</w:t>
      </w:r>
      <w:r>
        <w:t>(3), 655–684.</w:t>
      </w:r>
    </w:p>
    <w:p w14:paraId="3FD44CBD" w14:textId="77777777" w:rsidR="005D4CD1" w:rsidRDefault="00000000">
      <w:pPr>
        <w:pStyle w:val="Literaturverzeichnis"/>
        <w:rPr>
          <w:del w:id="680" w:author="Gregor Kachel" w:date="2026-07-14T11:13:00Z" w16du:dateUtc="2026-07-14T09:13:00Z"/>
        </w:rPr>
      </w:pPr>
      <w:bookmarkStart w:id="681" w:name="ref-willoughby2012executive"/>
      <w:del w:id="682" w:author="Gregor Kachel" w:date="2026-07-14T11:13:00Z" w16du:dateUtc="2026-07-14T09:13:00Z">
        <w:r>
          <w:delText xml:space="preserve">Willoughby, M. T., Wirth, R., &amp; Blair, C. B. (2012). Executive function in early childhood: Longitudinal measurement invariance and developmental change. </w:delText>
        </w:r>
        <w:r>
          <w:rPr>
            <w:i/>
            <w:iCs/>
          </w:rPr>
          <w:delText>Psychological Assessment</w:delText>
        </w:r>
        <w:r>
          <w:delText xml:space="preserve">, </w:delText>
        </w:r>
        <w:r>
          <w:rPr>
            <w:i/>
            <w:iCs/>
          </w:rPr>
          <w:delText>24</w:delText>
        </w:r>
        <w:r>
          <w:delText>(2), 418.</w:delText>
        </w:r>
      </w:del>
    </w:p>
    <w:p w14:paraId="238E6F38" w14:textId="77777777" w:rsidR="00B8759D" w:rsidRPr="00BF4828" w:rsidRDefault="00000000">
      <w:pPr>
        <w:pStyle w:val="Literaturverzeichnis"/>
        <w:rPr>
          <w:lang w:val="de-DE"/>
        </w:rPr>
      </w:pPr>
      <w:bookmarkStart w:id="683" w:name="ref-winter2026defining"/>
      <w:bookmarkEnd w:id="679"/>
      <w:bookmarkEnd w:id="681"/>
      <w:r>
        <w:t xml:space="preserve">Winter, B., Woodin, G., &amp; Perlman, M. (2026). Defining iconicity for the cognitive sciences. In </w:t>
      </w:r>
      <w:r>
        <w:rPr>
          <w:i/>
          <w:iCs/>
        </w:rPr>
        <w:t>The oxford handbook of iconicity in language</w:t>
      </w:r>
      <w:r>
        <w:t xml:space="preserve">. Oxford University Press. </w:t>
      </w:r>
      <w:hyperlink r:id="rId25">
        <w:r w:rsidR="00B8759D" w:rsidRPr="00BF4828">
          <w:rPr>
            <w:rStyle w:val="Hyperlink"/>
            <w:lang w:val="de-DE"/>
          </w:rPr>
          <w:t>https://doi.org/10.1093/oxfordhb/9780192849489.013.0012</w:t>
        </w:r>
      </w:hyperlink>
    </w:p>
    <w:p w14:paraId="20270DAE" w14:textId="77777777" w:rsidR="005D4CD1" w:rsidRDefault="00000000">
      <w:pPr>
        <w:pStyle w:val="Literaturverzeichnis"/>
        <w:rPr>
          <w:del w:id="684" w:author="Gregor Kachel" w:date="2026-07-14T11:13:00Z" w16du:dateUtc="2026-07-14T09:13:00Z"/>
        </w:rPr>
      </w:pPr>
      <w:bookmarkStart w:id="685" w:name="ref-wynn1990children"/>
      <w:del w:id="686" w:author="Gregor Kachel" w:date="2026-07-14T11:13:00Z" w16du:dateUtc="2026-07-14T09:13:00Z">
        <w:r>
          <w:delText xml:space="preserve">Wynn, K. (1990). Children’s understanding of counting. </w:delText>
        </w:r>
        <w:r>
          <w:rPr>
            <w:i/>
            <w:iCs/>
          </w:rPr>
          <w:delText>Cognition</w:delText>
        </w:r>
        <w:r>
          <w:delText xml:space="preserve">, </w:delText>
        </w:r>
        <w:r>
          <w:rPr>
            <w:i/>
            <w:iCs/>
          </w:rPr>
          <w:delText>36</w:delText>
        </w:r>
        <w:r>
          <w:delText>(2), 155–193.</w:delText>
        </w:r>
      </w:del>
    </w:p>
    <w:p w14:paraId="15448516" w14:textId="77777777" w:rsidR="005D4CD1" w:rsidRDefault="00000000">
      <w:pPr>
        <w:pStyle w:val="Literaturverzeichnis"/>
        <w:rPr>
          <w:del w:id="687" w:author="Gregor Kachel" w:date="2026-07-14T11:13:00Z" w16du:dateUtc="2026-07-14T09:13:00Z"/>
        </w:rPr>
      </w:pPr>
      <w:bookmarkStart w:id="688" w:name="ref-xu2007number"/>
      <w:bookmarkEnd w:id="685"/>
      <w:del w:id="689" w:author="Gregor Kachel" w:date="2026-07-14T11:13:00Z" w16du:dateUtc="2026-07-14T09:13:00Z">
        <w:r>
          <w:delText xml:space="preserve">Xu, F., &amp; Arriaga, R. I. (2007). Number discrimination in 10-month-old infants. </w:delText>
        </w:r>
        <w:r>
          <w:rPr>
            <w:i/>
            <w:iCs/>
          </w:rPr>
          <w:delText>British Journal of Developmental Psychology</w:delText>
        </w:r>
        <w:r>
          <w:delText xml:space="preserve">, </w:delText>
        </w:r>
        <w:r>
          <w:rPr>
            <w:i/>
            <w:iCs/>
          </w:rPr>
          <w:delText>25</w:delText>
        </w:r>
        <w:r>
          <w:delText>(1), 103–108.</w:delText>
        </w:r>
      </w:del>
    </w:p>
    <w:bookmarkEnd w:id="688"/>
    <w:p w14:paraId="2A4D839F" w14:textId="77777777" w:rsidR="00B8759D" w:rsidRDefault="00000000">
      <w:pPr>
        <w:pStyle w:val="Literaturverzeichnis"/>
      </w:pPr>
      <w:del w:id="690" w:author="Gregor Kachel" w:date="2026-07-14T11:13:00Z" w16du:dateUtc="2026-07-14T09:13:00Z">
        <w:r w:rsidRPr="00487D77">
          <w:rPr>
            <w:lang w:val="de-DE"/>
          </w:rPr>
          <w:delText xml:space="preserve">Zambrzycka, J., Kotsopoulos, D., Lee, J., &amp; Makosz, S. (2017). In any way, shape, or form? Toddlers’ understanding of shapes. </w:delText>
        </w:r>
        <w:r w:rsidRPr="00487D77">
          <w:rPr>
            <w:i/>
            <w:iCs/>
            <w:lang w:val="de-DE"/>
          </w:rPr>
          <w:delText>Infant Behavior and Development</w:delText>
        </w:r>
        <w:r w:rsidRPr="00487D77">
          <w:rPr>
            <w:lang w:val="de-DE"/>
          </w:rPr>
          <w:delText xml:space="preserve">, </w:delText>
        </w:r>
        <w:r w:rsidRPr="00487D77">
          <w:rPr>
            <w:i/>
            <w:iCs/>
            <w:lang w:val="de-DE"/>
          </w:rPr>
          <w:delText>46</w:delText>
        </w:r>
        <w:r w:rsidRPr="00487D77">
          <w:rPr>
            <w:lang w:val="de-DE"/>
          </w:rPr>
          <w:delText xml:space="preserve">, 144–157. </w:delText>
        </w:r>
        <w:r w:rsidRPr="00487D77">
          <w:rPr>
            <w:lang w:val="de-DE"/>
          </w:rPr>
          <w:lastRenderedPageBreak/>
          <w:delText>https://doi.org/</w:delText>
        </w:r>
      </w:del>
      <w:bookmarkStart w:id="691" w:name="ref-yinyuan2022a"/>
      <w:bookmarkEnd w:id="683"/>
      <w:r w:rsidRPr="00BF4828">
        <w:rPr>
          <w:lang w:val="de-DE"/>
        </w:rPr>
        <w:t xml:space="preserve">Zheng, Y., </w:t>
      </w:r>
      <w:proofErr w:type="spellStart"/>
      <w:r w:rsidRPr="00BF4828">
        <w:rPr>
          <w:lang w:val="de-DE"/>
        </w:rPr>
        <w:t>Matlen</w:t>
      </w:r>
      <w:proofErr w:type="spellEnd"/>
      <w:r w:rsidRPr="00BF4828">
        <w:rPr>
          <w:lang w:val="de-DE"/>
        </w:rPr>
        <w:t xml:space="preserve">, B. J., &amp; Gentner, D. (2022). </w:t>
      </w:r>
      <w:r>
        <w:t xml:space="preserve">Spatial alignment facilitates visual comparison in children. </w:t>
      </w:r>
      <w:r>
        <w:rPr>
          <w:i/>
          <w:iCs/>
        </w:rPr>
        <w:t>Annual Meeting of the Cognitive Science Society</w:t>
      </w:r>
      <w:r>
        <w:t>.</w:t>
      </w:r>
      <w:bookmarkEnd w:id="502"/>
      <w:bookmarkEnd w:id="504"/>
      <w:bookmarkEnd w:id="691"/>
    </w:p>
    <w:sectPr w:rsidR="00B8759D" w:rsidSect="00084144">
      <w:headerReference w:type="even" r:id="rId26"/>
      <w:headerReference w:type="default" r:id="rId27"/>
      <w:headerReference w:type="first" r:id="rId28"/>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A8B38" w14:textId="77777777" w:rsidR="007A0538" w:rsidRDefault="007A0538">
      <w:pPr>
        <w:spacing w:before="0" w:after="0" w:line="240" w:lineRule="auto"/>
      </w:pPr>
      <w:r>
        <w:separator/>
      </w:r>
    </w:p>
  </w:endnote>
  <w:endnote w:type="continuationSeparator" w:id="0">
    <w:p w14:paraId="09F27A5E" w14:textId="77777777" w:rsidR="007A0538" w:rsidRDefault="007A053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87C99" w14:textId="77777777" w:rsidR="007A0538" w:rsidRDefault="007A0538">
      <w:pPr>
        <w:spacing w:before="0" w:after="0" w:line="240" w:lineRule="auto"/>
      </w:pPr>
      <w:r>
        <w:separator/>
      </w:r>
    </w:p>
  </w:footnote>
  <w:footnote w:type="continuationSeparator" w:id="0">
    <w:p w14:paraId="49B683E7" w14:textId="77777777" w:rsidR="007A0538" w:rsidRDefault="007A053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3F136A12" w14:textId="77777777" w:rsidR="00CA13A6"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6D90D2D" w14:textId="77777777" w:rsidR="00CA13A6" w:rsidRDefault="00CA13A6"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10D6D5C9" w14:textId="77777777" w:rsidR="00CA13A6"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CD44841" w14:textId="77777777" w:rsidR="00CA13A6"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5B67524D" w14:textId="77777777" w:rsidR="00CA13A6"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25CD3D40" w14:textId="77777777" w:rsidR="00CA13A6"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81042949">
    <w:abstractNumId w:val="13"/>
  </w:num>
  <w:num w:numId="2" w16cid:durableId="8991911">
    <w:abstractNumId w:val="13"/>
  </w:num>
  <w:num w:numId="3" w16cid:durableId="181483064">
    <w:abstractNumId w:val="14"/>
  </w:num>
  <w:num w:numId="4" w16cid:durableId="1074476603">
    <w:abstractNumId w:val="1"/>
  </w:num>
  <w:num w:numId="5" w16cid:durableId="13650707">
    <w:abstractNumId w:val="2"/>
  </w:num>
  <w:num w:numId="6" w16cid:durableId="1299069871">
    <w:abstractNumId w:val="3"/>
  </w:num>
  <w:num w:numId="7" w16cid:durableId="256720234">
    <w:abstractNumId w:val="4"/>
  </w:num>
  <w:num w:numId="8" w16cid:durableId="1489709051">
    <w:abstractNumId w:val="9"/>
  </w:num>
  <w:num w:numId="9" w16cid:durableId="396394436">
    <w:abstractNumId w:val="5"/>
  </w:num>
  <w:num w:numId="10" w16cid:durableId="168910915">
    <w:abstractNumId w:val="6"/>
  </w:num>
  <w:num w:numId="11" w16cid:durableId="343213305">
    <w:abstractNumId w:val="7"/>
  </w:num>
  <w:num w:numId="12" w16cid:durableId="752824721">
    <w:abstractNumId w:val="8"/>
  </w:num>
  <w:num w:numId="13" w16cid:durableId="836578210">
    <w:abstractNumId w:val="10"/>
  </w:num>
  <w:num w:numId="14" w16cid:durableId="1291008769">
    <w:abstractNumId w:val="14"/>
  </w:num>
  <w:num w:numId="15" w16cid:durableId="793014654">
    <w:abstractNumId w:val="0"/>
  </w:num>
  <w:num w:numId="16" w16cid:durableId="1981962838">
    <w:abstractNumId w:val="0"/>
  </w:num>
  <w:num w:numId="17" w16cid:durableId="582688819">
    <w:abstractNumId w:val="11"/>
  </w:num>
  <w:num w:numId="18" w16cid:durableId="886264393">
    <w:abstractNumId w:val="12"/>
  </w:num>
  <w:num w:numId="19" w16cid:durableId="1692142331">
    <w:abstractNumId w:val="11"/>
  </w:num>
  <w:num w:numId="20" w16cid:durableId="897206004">
    <w:abstractNumId w:val="12"/>
  </w:num>
  <w:num w:numId="21" w16cid:durableId="2138571129">
    <w:abstractNumId w:val="11"/>
  </w:num>
  <w:num w:numId="22" w16cid:durableId="918369264">
    <w:abstractNumId w:val="12"/>
  </w:num>
  <w:num w:numId="23" w16cid:durableId="6364476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535F9"/>
    <w:rsid w:val="00156E5C"/>
    <w:rsid w:val="00167B4A"/>
    <w:rsid w:val="00313569"/>
    <w:rsid w:val="00352BA1"/>
    <w:rsid w:val="003756FC"/>
    <w:rsid w:val="003D44B0"/>
    <w:rsid w:val="00405034"/>
    <w:rsid w:val="00435F1A"/>
    <w:rsid w:val="004616FF"/>
    <w:rsid w:val="004710B3"/>
    <w:rsid w:val="00472128"/>
    <w:rsid w:val="00487D77"/>
    <w:rsid w:val="00495637"/>
    <w:rsid w:val="004F5719"/>
    <w:rsid w:val="00506818"/>
    <w:rsid w:val="005A55BB"/>
    <w:rsid w:val="005D4CD1"/>
    <w:rsid w:val="006373B0"/>
    <w:rsid w:val="00671125"/>
    <w:rsid w:val="00693388"/>
    <w:rsid w:val="006B7407"/>
    <w:rsid w:val="006C615E"/>
    <w:rsid w:val="006E6812"/>
    <w:rsid w:val="007A0538"/>
    <w:rsid w:val="00831432"/>
    <w:rsid w:val="00871062"/>
    <w:rsid w:val="009B04D7"/>
    <w:rsid w:val="009C7C9A"/>
    <w:rsid w:val="009E05DE"/>
    <w:rsid w:val="009E14D2"/>
    <w:rsid w:val="00B3140D"/>
    <w:rsid w:val="00B54CC8"/>
    <w:rsid w:val="00B8759D"/>
    <w:rsid w:val="00BF4828"/>
    <w:rsid w:val="00BF4B6B"/>
    <w:rsid w:val="00C90733"/>
    <w:rsid w:val="00CA13A6"/>
    <w:rsid w:val="00CF1051"/>
    <w:rsid w:val="00DF6EA2"/>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B3AD"/>
  <w15:docId w15:val="{D526C764-6F40-444E-B6DB-80DE4582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SJT_H7F" TargetMode="External"/><Relationship Id="rId13" Type="http://schemas.openxmlformats.org/officeDocument/2006/relationships/hyperlink" Target="https://aspredicted.org/L2H_XC7" TargetMode="Externa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oi.org/10.1080/15248370701836592" TargetMode="External"/><Relationship Id="rId7" Type="http://schemas.openxmlformats.org/officeDocument/2006/relationships/hyperlink" Target="https://aspredicted.org/SJT_H7F" TargetMode="External"/><Relationship Id="rId12" Type="http://schemas.openxmlformats.org/officeDocument/2006/relationships/hyperlink" Target="https://aspredicted.org/L2H_XC7" TargetMode="External"/><Relationship Id="rId17" Type="http://schemas.openxmlformats.org/officeDocument/2006/relationships/hyperlink" Target="https://aspredicted.org/DR4_B4B" TargetMode="External"/><Relationship Id="rId25" Type="http://schemas.openxmlformats.org/officeDocument/2006/relationships/hyperlink" Target="https://doi.org/10.1093/oxfordhb/9780192849489.013.0012" TargetMode="External"/><Relationship Id="rId2" Type="http://schemas.openxmlformats.org/officeDocument/2006/relationships/styles" Target="styles.xml"/><Relationship Id="rId16" Type="http://schemas.openxmlformats.org/officeDocument/2006/relationships/hyperlink" Target="https://aspredicted.org/DR4_B4B" TargetMode="External"/><Relationship Id="rId20" Type="http://schemas.openxmlformats.org/officeDocument/2006/relationships/hyperlink" Target="https://doi.org/10.1002/9781118963418.childpsy20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111/j.1467-8624.2007.01025.x"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mc-stan.org/" TargetMode="External"/><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doi.org/10.1111/j.1467-7687.2009.00862.x"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13783</Words>
  <Characters>86839</Characters>
  <Application>Microsoft Office Word</Application>
  <DocSecurity>0</DocSecurity>
  <Lines>723</Lines>
  <Paragraphs>200</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100422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1</cp:revision>
  <dcterms:created xsi:type="dcterms:W3CDTF">2026-07-14T08:46:00Z</dcterms:created>
  <dcterms:modified xsi:type="dcterms:W3CDTF">2026-07-14T09:15:00Z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C:\Users\Kachel.IPE-KACHEL-N\AppData\Local\R\win-library\4.6\papaja\rmd\apa6.csl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True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